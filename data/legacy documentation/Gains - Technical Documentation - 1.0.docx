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73EE" w14:textId="26072B6F" w:rsidR="009935A2" w:rsidRDefault="009935A2" w:rsidP="009935A2">
      <w:pPr>
        <w:pStyle w:val="Title"/>
        <w:pBdr>
          <w:bottom w:val="single" w:sz="8" w:space="4" w:color="4472C4" w:themeColor="accent1"/>
        </w:pBdr>
        <w:spacing w:after="300"/>
        <w:jc w:val="center"/>
        <w:rPr>
          <w:color w:val="323E4F" w:themeColor="text2" w:themeShade="BF"/>
          <w:spacing w:val="5"/>
          <w:sz w:val="36"/>
          <w:szCs w:val="36"/>
          <w14:ligatures w14:val="none"/>
        </w:rPr>
      </w:pPr>
      <w:r w:rsidRPr="009935A2">
        <w:rPr>
          <w:color w:val="323E4F" w:themeColor="text2" w:themeShade="BF"/>
          <w:spacing w:val="5"/>
          <w:sz w:val="36"/>
          <w:szCs w:val="36"/>
          <w14:ligatures w14:val="none"/>
        </w:rPr>
        <w:t>Gains</w:t>
      </w:r>
      <w:r>
        <w:rPr>
          <w:color w:val="323E4F" w:themeColor="text2" w:themeShade="BF"/>
          <w:spacing w:val="5"/>
          <w:sz w:val="36"/>
          <w:szCs w:val="36"/>
          <w14:ligatures w14:val="none"/>
        </w:rPr>
        <w:t xml:space="preserve"> </w:t>
      </w:r>
    </w:p>
    <w:p w14:paraId="733C7AF1" w14:textId="491A483F" w:rsidR="009935A2" w:rsidRPr="009935A2" w:rsidRDefault="009935A2" w:rsidP="009935A2">
      <w:pPr>
        <w:pStyle w:val="Title"/>
        <w:pBdr>
          <w:bottom w:val="single" w:sz="8" w:space="4" w:color="4472C4" w:themeColor="accent1"/>
        </w:pBdr>
        <w:spacing w:after="300"/>
        <w:jc w:val="center"/>
        <w:rPr>
          <w:color w:val="323E4F" w:themeColor="text2" w:themeShade="BF"/>
          <w:spacing w:val="5"/>
          <w:sz w:val="28"/>
          <w:szCs w:val="28"/>
          <w14:ligatures w14:val="none"/>
        </w:rPr>
      </w:pPr>
      <w:r w:rsidRPr="009935A2">
        <w:rPr>
          <w:color w:val="323E4F" w:themeColor="text2" w:themeShade="BF"/>
          <w:spacing w:val="5"/>
          <w:sz w:val="28"/>
          <w:szCs w:val="28"/>
          <w14:ligatures w14:val="none"/>
        </w:rPr>
        <w:t>Assessment Analysis Dashboard</w:t>
      </w:r>
    </w:p>
    <w:p w14:paraId="55C506CA" w14:textId="77777777" w:rsidR="009935A2" w:rsidRPr="009935A2" w:rsidRDefault="009935A2" w:rsidP="009935A2">
      <w:pPr>
        <w:pStyle w:val="Title"/>
        <w:jc w:val="center"/>
        <w:rPr>
          <w:sz w:val="28"/>
          <w:szCs w:val="28"/>
        </w:rPr>
      </w:pPr>
      <w:bookmarkStart w:id="0" w:name="_Hlk207406705"/>
      <w:r w:rsidRPr="009935A2">
        <w:rPr>
          <w:sz w:val="28"/>
          <w:szCs w:val="28"/>
        </w:rPr>
        <w:t xml:space="preserve">Technical Documentation </w:t>
      </w:r>
    </w:p>
    <w:p w14:paraId="02A2516C" w14:textId="353B3BE8" w:rsidR="009935A2" w:rsidRPr="009935A2" w:rsidRDefault="009935A2" w:rsidP="7D5FD3E3">
      <w:pPr>
        <w:pStyle w:val="Title"/>
        <w:pBdr>
          <w:bottom w:val="single" w:sz="8" w:space="4" w:color="4472C4" w:themeColor="accent1"/>
        </w:pBdr>
        <w:spacing w:after="300"/>
        <w:jc w:val="center"/>
        <w:rPr>
          <w:spacing w:val="5"/>
          <w:sz w:val="22"/>
          <w:szCs w:val="22"/>
          <w14:ligatures w14:val="none"/>
        </w:rPr>
      </w:pPr>
      <w:r w:rsidRPr="009935A2">
        <w:rPr>
          <w:spacing w:val="5"/>
          <w:sz w:val="22"/>
          <w:szCs w:val="22"/>
          <w14:ligatures w14:val="none"/>
        </w:rPr>
        <w:t>Version 1</w:t>
      </w:r>
      <w:r>
        <w:rPr>
          <w:spacing w:val="5"/>
          <w:sz w:val="22"/>
          <w:szCs w:val="22"/>
          <w14:ligatures w14:val="none"/>
        </w:rPr>
        <w:t>.</w:t>
      </w:r>
      <w:del w:id="1" w:author="Ahmed Shamsheer" w:date="2025-09-19T17:11:00Z">
        <w:r w:rsidRPr="7D5FD3E3" w:rsidDel="7D5FD3E3">
          <w:rPr>
            <w:sz w:val="22"/>
            <w:szCs w:val="22"/>
          </w:rPr>
          <w:delText>0</w:delText>
        </w:r>
      </w:del>
      <w:ins w:id="2" w:author="Ahmed Shamsheer" w:date="2025-09-19T23:05:00Z">
        <w:r w:rsidR="7D5FD3E3" w:rsidRPr="7D5FD3E3">
          <w:rPr>
            <w:sz w:val="22"/>
            <w:szCs w:val="22"/>
          </w:rPr>
          <w:t>2</w:t>
        </w:r>
      </w:ins>
    </w:p>
    <w:sdt>
      <w:sdtPr>
        <w:rPr>
          <w:rFonts w:asciiTheme="minorHAnsi" w:eastAsiaTheme="minorEastAsia" w:hAnsiTheme="minorHAnsi" w:cstheme="minorBidi"/>
          <w:color w:val="auto"/>
          <w:kern w:val="2"/>
          <w:sz w:val="24"/>
          <w:szCs w:val="24"/>
          <w14:ligatures w14:val="standardContextual"/>
        </w:rPr>
        <w:id w:val="1782000350"/>
        <w:docPartObj>
          <w:docPartGallery w:val="Table of Contents"/>
          <w:docPartUnique/>
        </w:docPartObj>
      </w:sdtPr>
      <w:sdtEndPr>
        <w:rPr>
          <w:b/>
          <w:bCs/>
          <w:noProof/>
        </w:rPr>
      </w:sdtEndPr>
      <w:sdtContent>
        <w:p w14:paraId="6E108C69" w14:textId="378CF192" w:rsidR="005921AF" w:rsidRDefault="005921AF">
          <w:pPr>
            <w:pStyle w:val="TOCHeading"/>
          </w:pPr>
          <w:r>
            <w:t>Table of Contents</w:t>
          </w:r>
        </w:p>
        <w:p w14:paraId="0C5FC462" w14:textId="183B0314" w:rsidR="00DF2BA1" w:rsidRDefault="005921AF">
          <w:pPr>
            <w:pStyle w:val="TOC1"/>
            <w:tabs>
              <w:tab w:val="right" w:leader="dot" w:pos="9016"/>
            </w:tabs>
            <w:rPr>
              <w:ins w:id="3" w:author="Ahmed Shamsheer" w:date="2025-09-20T04:06:00Z" w16du:dateUtc="2025-09-19T23:06:00Z"/>
              <w:rFonts w:eastAsiaTheme="minorEastAsia"/>
              <w:noProof/>
            </w:rPr>
          </w:pPr>
          <w:r>
            <w:fldChar w:fldCharType="begin"/>
          </w:r>
          <w:r>
            <w:instrText xml:space="preserve"> TOC \o "1-3" \h \z \u </w:instrText>
          </w:r>
          <w:r>
            <w:fldChar w:fldCharType="separate"/>
          </w:r>
          <w:ins w:id="4" w:author="Ahmed Shamsheer" w:date="2025-09-20T04:06:00Z" w16du:dateUtc="2025-09-19T23:06:00Z">
            <w:r w:rsidR="00DF2BA1" w:rsidRPr="00C205CA">
              <w:rPr>
                <w:rStyle w:val="Hyperlink"/>
                <w:noProof/>
              </w:rPr>
              <w:fldChar w:fldCharType="begin"/>
            </w:r>
            <w:r w:rsidR="00DF2BA1" w:rsidRPr="00C205CA">
              <w:rPr>
                <w:rStyle w:val="Hyperlink"/>
                <w:noProof/>
              </w:rPr>
              <w:instrText xml:space="preserve"> </w:instrText>
            </w:r>
            <w:r w:rsidR="00DF2BA1">
              <w:rPr>
                <w:noProof/>
              </w:rPr>
              <w:instrText>HYPERLINK \l "_Toc209233588"</w:instrText>
            </w:r>
            <w:r w:rsidR="00DF2BA1" w:rsidRPr="00C205CA">
              <w:rPr>
                <w:rStyle w:val="Hyperlink"/>
                <w:noProof/>
              </w:rPr>
              <w:instrText xml:space="preserve"> </w:instrText>
            </w:r>
            <w:r w:rsidR="00DF2BA1" w:rsidRPr="00C205CA">
              <w:rPr>
                <w:rStyle w:val="Hyperlink"/>
                <w:noProof/>
              </w:rPr>
            </w:r>
            <w:r w:rsidR="00DF2BA1" w:rsidRPr="00C205CA">
              <w:rPr>
                <w:rStyle w:val="Hyperlink"/>
                <w:noProof/>
              </w:rPr>
              <w:fldChar w:fldCharType="separate"/>
            </w:r>
            <w:r w:rsidR="00DF2BA1" w:rsidRPr="00C205CA">
              <w:rPr>
                <w:rStyle w:val="Hyperlink"/>
                <w:rFonts w:eastAsia="Times New Roman"/>
                <w:noProof/>
              </w:rPr>
              <w:t>1. Executive Summary</w:t>
            </w:r>
            <w:r w:rsidR="00DF2BA1">
              <w:rPr>
                <w:noProof/>
                <w:webHidden/>
              </w:rPr>
              <w:tab/>
            </w:r>
            <w:r w:rsidR="00DF2BA1">
              <w:rPr>
                <w:noProof/>
                <w:webHidden/>
              </w:rPr>
              <w:fldChar w:fldCharType="begin"/>
            </w:r>
            <w:r w:rsidR="00DF2BA1">
              <w:rPr>
                <w:noProof/>
                <w:webHidden/>
              </w:rPr>
              <w:instrText xml:space="preserve"> PAGEREF _Toc209233588 \h </w:instrText>
            </w:r>
          </w:ins>
          <w:r w:rsidR="00DF2BA1">
            <w:rPr>
              <w:noProof/>
              <w:webHidden/>
            </w:rPr>
          </w:r>
          <w:ins w:id="5" w:author="Ahmed Shamsheer" w:date="2025-09-20T04:06:00Z" w16du:dateUtc="2025-09-19T23:06:00Z">
            <w:r w:rsidR="00DF2BA1">
              <w:rPr>
                <w:noProof/>
                <w:webHidden/>
              </w:rPr>
              <w:fldChar w:fldCharType="separate"/>
            </w:r>
            <w:r w:rsidR="00DF2BA1">
              <w:rPr>
                <w:noProof/>
                <w:webHidden/>
              </w:rPr>
              <w:t>3</w:t>
            </w:r>
            <w:r w:rsidR="00DF2BA1">
              <w:rPr>
                <w:noProof/>
                <w:webHidden/>
              </w:rPr>
              <w:fldChar w:fldCharType="end"/>
            </w:r>
            <w:r w:rsidR="00DF2BA1" w:rsidRPr="00C205CA">
              <w:rPr>
                <w:rStyle w:val="Hyperlink"/>
                <w:noProof/>
              </w:rPr>
              <w:fldChar w:fldCharType="end"/>
            </w:r>
          </w:ins>
        </w:p>
        <w:p w14:paraId="50FDABC2" w14:textId="1A3F7F67" w:rsidR="00DF2BA1" w:rsidRDefault="00DF2BA1">
          <w:pPr>
            <w:pStyle w:val="TOC1"/>
            <w:tabs>
              <w:tab w:val="right" w:leader="dot" w:pos="9016"/>
            </w:tabs>
            <w:rPr>
              <w:ins w:id="6" w:author="Ahmed Shamsheer" w:date="2025-09-20T04:06:00Z" w16du:dateUtc="2025-09-19T23:06:00Z"/>
              <w:rFonts w:eastAsiaTheme="minorEastAsia"/>
              <w:noProof/>
            </w:rPr>
          </w:pPr>
          <w:ins w:id="7"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"_Toc209233589"</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rFonts w:eastAsia="Times New Roman"/>
                <w:noProof/>
              </w:rPr>
              <w:t>2. High-Level Architecture Overview</w:t>
            </w:r>
            <w:r>
              <w:rPr>
                <w:noProof/>
                <w:webHidden/>
              </w:rPr>
              <w:tab/>
            </w:r>
            <w:r>
              <w:rPr>
                <w:noProof/>
                <w:webHidden/>
              </w:rPr>
              <w:fldChar w:fldCharType="begin"/>
            </w:r>
            <w:r>
              <w:rPr>
                <w:noProof/>
                <w:webHidden/>
              </w:rPr>
              <w:instrText xml:space="preserve"> PAGEREF _Toc209233589 \h </w:instrText>
            </w:r>
          </w:ins>
          <w:r>
            <w:rPr>
              <w:noProof/>
              <w:webHidden/>
            </w:rPr>
          </w:r>
          <w:ins w:id="8" w:author="Ahmed Shamsheer" w:date="2025-09-20T04:06:00Z" w16du:dateUtc="2025-09-19T23:06:00Z">
            <w:r>
              <w:rPr>
                <w:noProof/>
                <w:webHidden/>
              </w:rPr>
              <w:fldChar w:fldCharType="separate"/>
            </w:r>
            <w:r>
              <w:rPr>
                <w:noProof/>
                <w:webHidden/>
              </w:rPr>
              <w:t>4</w:t>
            </w:r>
            <w:r>
              <w:rPr>
                <w:noProof/>
                <w:webHidden/>
              </w:rPr>
              <w:fldChar w:fldCharType="end"/>
            </w:r>
            <w:r w:rsidRPr="00C205CA">
              <w:rPr>
                <w:rStyle w:val="Hyperlink"/>
                <w:noProof/>
              </w:rPr>
              <w:fldChar w:fldCharType="end"/>
            </w:r>
          </w:ins>
        </w:p>
        <w:p w14:paraId="2EB3083F" w14:textId="61AC15DC" w:rsidR="00DF2BA1" w:rsidRDefault="00DF2BA1">
          <w:pPr>
            <w:pStyle w:val="TOC1"/>
            <w:tabs>
              <w:tab w:val="right" w:leader="dot" w:pos="9016"/>
            </w:tabs>
            <w:rPr>
              <w:ins w:id="9" w:author="Ahmed Shamsheer" w:date="2025-09-20T04:06:00Z" w16du:dateUtc="2025-09-19T23:06:00Z"/>
              <w:rFonts w:eastAsiaTheme="minorEastAsia"/>
              <w:noProof/>
            </w:rPr>
          </w:pPr>
          <w:ins w:id="10"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"_Toc209233590"</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3. Data Ingestion (Bots + PAD)</w:t>
            </w:r>
            <w:r>
              <w:rPr>
                <w:noProof/>
                <w:webHidden/>
              </w:rPr>
              <w:tab/>
            </w:r>
            <w:r>
              <w:rPr>
                <w:noProof/>
                <w:webHidden/>
              </w:rPr>
              <w:fldChar w:fldCharType="begin"/>
            </w:r>
            <w:r>
              <w:rPr>
                <w:noProof/>
                <w:webHidden/>
              </w:rPr>
              <w:instrText xml:space="preserve"> PAGEREF _Toc209233590 \h </w:instrText>
            </w:r>
          </w:ins>
          <w:r>
            <w:rPr>
              <w:noProof/>
              <w:webHidden/>
            </w:rPr>
          </w:r>
          <w:ins w:id="11" w:author="Ahmed Shamsheer" w:date="2025-09-20T04:06:00Z" w16du:dateUtc="2025-09-19T23:06:00Z">
            <w:r>
              <w:rPr>
                <w:noProof/>
                <w:webHidden/>
              </w:rPr>
              <w:fldChar w:fldCharType="separate"/>
            </w:r>
            <w:r>
              <w:rPr>
                <w:noProof/>
                <w:webHidden/>
              </w:rPr>
              <w:t>5</w:t>
            </w:r>
            <w:r>
              <w:rPr>
                <w:noProof/>
                <w:webHidden/>
              </w:rPr>
              <w:fldChar w:fldCharType="end"/>
            </w:r>
            <w:r w:rsidRPr="00C205CA">
              <w:rPr>
                <w:rStyle w:val="Hyperlink"/>
                <w:noProof/>
              </w:rPr>
              <w:fldChar w:fldCharType="end"/>
            </w:r>
          </w:ins>
        </w:p>
        <w:p w14:paraId="25501967" w14:textId="2ED4301E" w:rsidR="00DF2BA1" w:rsidRDefault="00DF2BA1">
          <w:pPr>
            <w:pStyle w:val="TOC3"/>
            <w:tabs>
              <w:tab w:val="right" w:leader="dot" w:pos="9016"/>
            </w:tabs>
            <w:rPr>
              <w:ins w:id="12" w:author="Ahmed Shamsheer" w:date="2025-09-20T04:06:00Z" w16du:dateUtc="2025-09-19T23:06:00Z"/>
              <w:rFonts w:eastAsiaTheme="minorEastAsia"/>
              <w:noProof/>
            </w:rPr>
          </w:pPr>
          <w:ins w:id="13"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"_Toc209233591"</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High-Level Summary</w:t>
            </w:r>
            <w:r>
              <w:rPr>
                <w:noProof/>
                <w:webHidden/>
              </w:rPr>
              <w:tab/>
            </w:r>
            <w:r>
              <w:rPr>
                <w:noProof/>
                <w:webHidden/>
              </w:rPr>
              <w:fldChar w:fldCharType="begin"/>
            </w:r>
            <w:r>
              <w:rPr>
                <w:noProof/>
                <w:webHidden/>
              </w:rPr>
              <w:instrText xml:space="preserve"> PAGEREF _Toc209233591 \h </w:instrText>
            </w:r>
          </w:ins>
          <w:r>
            <w:rPr>
              <w:noProof/>
              <w:webHidden/>
            </w:rPr>
          </w:r>
          <w:ins w:id="14" w:author="Ahmed Shamsheer" w:date="2025-09-20T04:06:00Z" w16du:dateUtc="2025-09-19T23:06:00Z">
            <w:r>
              <w:rPr>
                <w:noProof/>
                <w:webHidden/>
              </w:rPr>
              <w:fldChar w:fldCharType="separate"/>
            </w:r>
            <w:r>
              <w:rPr>
                <w:noProof/>
                <w:webHidden/>
              </w:rPr>
              <w:t>5</w:t>
            </w:r>
            <w:r>
              <w:rPr>
                <w:noProof/>
                <w:webHidden/>
              </w:rPr>
              <w:fldChar w:fldCharType="end"/>
            </w:r>
            <w:r w:rsidRPr="00C205CA">
              <w:rPr>
                <w:rStyle w:val="Hyperlink"/>
                <w:noProof/>
              </w:rPr>
              <w:fldChar w:fldCharType="end"/>
            </w:r>
          </w:ins>
        </w:p>
        <w:p w14:paraId="0CEB46F5" w14:textId="3BBE784E" w:rsidR="00DF2BA1" w:rsidRDefault="00DF2BA1">
          <w:pPr>
            <w:pStyle w:val="TOC3"/>
            <w:tabs>
              <w:tab w:val="right" w:leader="dot" w:pos="9016"/>
            </w:tabs>
            <w:rPr>
              <w:ins w:id="15" w:author="Ahmed Shamsheer" w:date="2025-09-20T04:06:00Z" w16du:dateUtc="2025-09-19T23:06:00Z"/>
              <w:rFonts w:eastAsiaTheme="minorEastAsia"/>
              <w:noProof/>
            </w:rPr>
          </w:pPr>
          <w:ins w:id="16"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"_Toc209233592"</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Process Description</w:t>
            </w:r>
            <w:r>
              <w:rPr>
                <w:noProof/>
                <w:webHidden/>
              </w:rPr>
              <w:tab/>
            </w:r>
            <w:r>
              <w:rPr>
                <w:noProof/>
                <w:webHidden/>
              </w:rPr>
              <w:fldChar w:fldCharType="begin"/>
            </w:r>
            <w:r>
              <w:rPr>
                <w:noProof/>
                <w:webHidden/>
              </w:rPr>
              <w:instrText xml:space="preserve"> PAGEREF _Toc209233592 \h </w:instrText>
            </w:r>
          </w:ins>
          <w:r>
            <w:rPr>
              <w:noProof/>
              <w:webHidden/>
            </w:rPr>
          </w:r>
          <w:ins w:id="17" w:author="Ahmed Shamsheer" w:date="2025-09-20T04:06:00Z" w16du:dateUtc="2025-09-19T23:06:00Z">
            <w:r>
              <w:rPr>
                <w:noProof/>
                <w:webHidden/>
              </w:rPr>
              <w:fldChar w:fldCharType="separate"/>
            </w:r>
            <w:r>
              <w:rPr>
                <w:noProof/>
                <w:webHidden/>
              </w:rPr>
              <w:t>5</w:t>
            </w:r>
            <w:r>
              <w:rPr>
                <w:noProof/>
                <w:webHidden/>
              </w:rPr>
              <w:fldChar w:fldCharType="end"/>
            </w:r>
            <w:r w:rsidRPr="00C205CA">
              <w:rPr>
                <w:rStyle w:val="Hyperlink"/>
                <w:noProof/>
              </w:rPr>
              <w:fldChar w:fldCharType="end"/>
            </w:r>
          </w:ins>
        </w:p>
        <w:p w14:paraId="390DE3DF" w14:textId="23CF4A5A" w:rsidR="00DF2BA1" w:rsidRDefault="00DF2BA1">
          <w:pPr>
            <w:pStyle w:val="TOC3"/>
            <w:tabs>
              <w:tab w:val="right" w:leader="dot" w:pos="9016"/>
            </w:tabs>
            <w:rPr>
              <w:ins w:id="18" w:author="Ahmed Shamsheer" w:date="2025-09-20T04:06:00Z" w16du:dateUtc="2025-09-19T23:06:00Z"/>
              <w:rFonts w:eastAsiaTheme="minorEastAsia"/>
              <w:noProof/>
            </w:rPr>
          </w:pPr>
          <w:ins w:id="19"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"_Toc209233593"</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Known Limitations &amp; Edge Cases</w:t>
            </w:r>
            <w:r>
              <w:rPr>
                <w:noProof/>
                <w:webHidden/>
              </w:rPr>
              <w:tab/>
            </w:r>
            <w:r>
              <w:rPr>
                <w:noProof/>
                <w:webHidden/>
              </w:rPr>
              <w:fldChar w:fldCharType="begin"/>
            </w:r>
            <w:r>
              <w:rPr>
                <w:noProof/>
                <w:webHidden/>
              </w:rPr>
              <w:instrText xml:space="preserve"> PAGEREF _Toc209233593 \h </w:instrText>
            </w:r>
          </w:ins>
          <w:r>
            <w:rPr>
              <w:noProof/>
              <w:webHidden/>
            </w:rPr>
          </w:r>
          <w:ins w:id="20" w:author="Ahmed Shamsheer" w:date="2025-09-20T04:06:00Z" w16du:dateUtc="2025-09-19T23:06:00Z">
            <w:r>
              <w:rPr>
                <w:noProof/>
                <w:webHidden/>
              </w:rPr>
              <w:fldChar w:fldCharType="separate"/>
            </w:r>
            <w:r>
              <w:rPr>
                <w:noProof/>
                <w:webHidden/>
              </w:rPr>
              <w:t>6</w:t>
            </w:r>
            <w:r>
              <w:rPr>
                <w:noProof/>
                <w:webHidden/>
              </w:rPr>
              <w:fldChar w:fldCharType="end"/>
            </w:r>
            <w:r w:rsidRPr="00C205CA">
              <w:rPr>
                <w:rStyle w:val="Hyperlink"/>
                <w:noProof/>
              </w:rPr>
              <w:fldChar w:fldCharType="end"/>
            </w:r>
          </w:ins>
        </w:p>
        <w:p w14:paraId="64EBA4B2" w14:textId="38F3BBCA" w:rsidR="00DF2BA1" w:rsidRDefault="00DF2BA1">
          <w:pPr>
            <w:pStyle w:val="TOC3"/>
            <w:tabs>
              <w:tab w:val="right" w:leader="dot" w:pos="9016"/>
            </w:tabs>
            <w:rPr>
              <w:ins w:id="21" w:author="Ahmed Shamsheer" w:date="2025-09-20T04:06:00Z" w16du:dateUtc="2025-09-19T23:06:00Z"/>
              <w:rFonts w:eastAsiaTheme="minorEastAsia"/>
              <w:noProof/>
            </w:rPr>
          </w:pPr>
          <w:ins w:id="22"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"_Toc209233594"</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Future-Proofing</w:t>
            </w:r>
            <w:r>
              <w:rPr>
                <w:noProof/>
                <w:webHidden/>
              </w:rPr>
              <w:tab/>
            </w:r>
            <w:r>
              <w:rPr>
                <w:noProof/>
                <w:webHidden/>
              </w:rPr>
              <w:fldChar w:fldCharType="begin"/>
            </w:r>
            <w:r>
              <w:rPr>
                <w:noProof/>
                <w:webHidden/>
              </w:rPr>
              <w:instrText xml:space="preserve"> PAGEREF _Toc209233594 \h </w:instrText>
            </w:r>
          </w:ins>
          <w:r>
            <w:rPr>
              <w:noProof/>
              <w:webHidden/>
            </w:rPr>
          </w:r>
          <w:ins w:id="23" w:author="Ahmed Shamsheer" w:date="2025-09-20T04:06:00Z" w16du:dateUtc="2025-09-19T23:06:00Z">
            <w:r>
              <w:rPr>
                <w:noProof/>
                <w:webHidden/>
              </w:rPr>
              <w:fldChar w:fldCharType="separate"/>
            </w:r>
            <w:r>
              <w:rPr>
                <w:noProof/>
                <w:webHidden/>
              </w:rPr>
              <w:t>7</w:t>
            </w:r>
            <w:r>
              <w:rPr>
                <w:noProof/>
                <w:webHidden/>
              </w:rPr>
              <w:fldChar w:fldCharType="end"/>
            </w:r>
            <w:r w:rsidRPr="00C205CA">
              <w:rPr>
                <w:rStyle w:val="Hyperlink"/>
                <w:noProof/>
              </w:rPr>
              <w:fldChar w:fldCharType="end"/>
            </w:r>
          </w:ins>
        </w:p>
        <w:p w14:paraId="3F1A33D4" w14:textId="0B5F4E0F" w:rsidR="00DF2BA1" w:rsidRDefault="00DF2BA1">
          <w:pPr>
            <w:pStyle w:val="TOC3"/>
            <w:tabs>
              <w:tab w:val="right" w:leader="dot" w:pos="9016"/>
            </w:tabs>
            <w:rPr>
              <w:ins w:id="24" w:author="Ahmed Shamsheer" w:date="2025-09-20T04:06:00Z" w16du:dateUtc="2025-09-19T23:06:00Z"/>
              <w:rFonts w:eastAsiaTheme="minorEastAsia"/>
              <w:noProof/>
            </w:rPr>
          </w:pPr>
          <w:ins w:id="25"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"_Toc209233595"</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 xml:space="preserve">Execution Notes </w:t>
            </w:r>
            <w:r w:rsidRPr="00C205CA">
              <w:rPr>
                <w:rStyle w:val="Hyperlink"/>
                <w:noProof/>
                <w:highlight w:val="yellow"/>
              </w:rPr>
              <w:t>(Pending Clarification)</w:t>
            </w:r>
            <w:r>
              <w:rPr>
                <w:noProof/>
                <w:webHidden/>
              </w:rPr>
              <w:tab/>
            </w:r>
            <w:r>
              <w:rPr>
                <w:noProof/>
                <w:webHidden/>
              </w:rPr>
              <w:fldChar w:fldCharType="begin"/>
            </w:r>
            <w:r>
              <w:rPr>
                <w:noProof/>
                <w:webHidden/>
              </w:rPr>
              <w:instrText xml:space="preserve"> PAGEREF _Toc209233595 \h </w:instrText>
            </w:r>
          </w:ins>
          <w:r>
            <w:rPr>
              <w:noProof/>
              <w:webHidden/>
            </w:rPr>
          </w:r>
          <w:ins w:id="26" w:author="Ahmed Shamsheer" w:date="2025-09-20T04:06:00Z" w16du:dateUtc="2025-09-19T23:06:00Z">
            <w:r>
              <w:rPr>
                <w:noProof/>
                <w:webHidden/>
              </w:rPr>
              <w:fldChar w:fldCharType="separate"/>
            </w:r>
            <w:r>
              <w:rPr>
                <w:noProof/>
                <w:webHidden/>
              </w:rPr>
              <w:t>7</w:t>
            </w:r>
            <w:r>
              <w:rPr>
                <w:noProof/>
                <w:webHidden/>
              </w:rPr>
              <w:fldChar w:fldCharType="end"/>
            </w:r>
            <w:r w:rsidRPr="00C205CA">
              <w:rPr>
                <w:rStyle w:val="Hyperlink"/>
                <w:noProof/>
              </w:rPr>
              <w:fldChar w:fldCharType="end"/>
            </w:r>
          </w:ins>
        </w:p>
        <w:p w14:paraId="6B432CD2" w14:textId="23D1FF53" w:rsidR="00DF2BA1" w:rsidRDefault="00DF2BA1">
          <w:pPr>
            <w:pStyle w:val="TOC3"/>
            <w:tabs>
              <w:tab w:val="right" w:leader="dot" w:pos="9016"/>
            </w:tabs>
            <w:rPr>
              <w:ins w:id="27" w:author="Ahmed Shamsheer" w:date="2025-09-20T04:06:00Z" w16du:dateUtc="2025-09-19T23:06:00Z"/>
              <w:rFonts w:eastAsiaTheme="minorEastAsia"/>
              <w:noProof/>
            </w:rPr>
          </w:pPr>
          <w:ins w:id="28"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"_Toc209233596"</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highlight w:val="yellow"/>
              </w:rPr>
              <w:t>Diagram: Data Ingestion Workflow</w:t>
            </w:r>
            <w:r w:rsidRPr="00C205CA">
              <w:rPr>
                <w:rStyle w:val="Hyperlink"/>
                <w:noProof/>
              </w:rPr>
              <w:t xml:space="preserve"> – to update</w:t>
            </w:r>
            <w:r>
              <w:rPr>
                <w:noProof/>
                <w:webHidden/>
              </w:rPr>
              <w:tab/>
            </w:r>
            <w:r>
              <w:rPr>
                <w:noProof/>
                <w:webHidden/>
              </w:rPr>
              <w:fldChar w:fldCharType="begin"/>
            </w:r>
            <w:r>
              <w:rPr>
                <w:noProof/>
                <w:webHidden/>
              </w:rPr>
              <w:instrText xml:space="preserve"> PAGEREF _Toc209233596 \h </w:instrText>
            </w:r>
          </w:ins>
          <w:r>
            <w:rPr>
              <w:noProof/>
              <w:webHidden/>
            </w:rPr>
          </w:r>
          <w:ins w:id="29" w:author="Ahmed Shamsheer" w:date="2025-09-20T04:06:00Z" w16du:dateUtc="2025-09-19T23:06:00Z">
            <w:r>
              <w:rPr>
                <w:noProof/>
                <w:webHidden/>
              </w:rPr>
              <w:fldChar w:fldCharType="separate"/>
            </w:r>
            <w:r>
              <w:rPr>
                <w:noProof/>
                <w:webHidden/>
              </w:rPr>
              <w:t>8</w:t>
            </w:r>
            <w:r>
              <w:rPr>
                <w:noProof/>
                <w:webHidden/>
              </w:rPr>
              <w:fldChar w:fldCharType="end"/>
            </w:r>
            <w:r w:rsidRPr="00C205CA">
              <w:rPr>
                <w:rStyle w:val="Hyperlink"/>
                <w:noProof/>
              </w:rPr>
              <w:fldChar w:fldCharType="end"/>
            </w:r>
          </w:ins>
        </w:p>
        <w:p w14:paraId="0B1B6835" w14:textId="1A350DCC" w:rsidR="00DF2BA1" w:rsidRDefault="00DF2BA1">
          <w:pPr>
            <w:pStyle w:val="TOC3"/>
            <w:tabs>
              <w:tab w:val="right" w:leader="dot" w:pos="9016"/>
            </w:tabs>
            <w:rPr>
              <w:ins w:id="30" w:author="Ahmed Shamsheer" w:date="2025-09-20T04:06:00Z" w16du:dateUtc="2025-09-19T23:06:00Z"/>
              <w:rFonts w:eastAsiaTheme="minorEastAsia"/>
              <w:noProof/>
            </w:rPr>
          </w:pPr>
          <w:ins w:id="31"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"_Toc209233597"</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Detailed Information</w:t>
            </w:r>
            <w:r>
              <w:rPr>
                <w:noProof/>
                <w:webHidden/>
              </w:rPr>
              <w:tab/>
            </w:r>
            <w:r>
              <w:rPr>
                <w:noProof/>
                <w:webHidden/>
              </w:rPr>
              <w:fldChar w:fldCharType="begin"/>
            </w:r>
            <w:r>
              <w:rPr>
                <w:noProof/>
                <w:webHidden/>
              </w:rPr>
              <w:instrText xml:space="preserve"> PAGEREF _Toc209233597 \h </w:instrText>
            </w:r>
          </w:ins>
          <w:r>
            <w:rPr>
              <w:noProof/>
              <w:webHidden/>
            </w:rPr>
          </w:r>
          <w:ins w:id="32" w:author="Ahmed Shamsheer" w:date="2025-09-20T04:06:00Z" w16du:dateUtc="2025-09-19T23:06:00Z">
            <w:r>
              <w:rPr>
                <w:noProof/>
                <w:webHidden/>
              </w:rPr>
              <w:fldChar w:fldCharType="separate"/>
            </w:r>
            <w:r>
              <w:rPr>
                <w:noProof/>
                <w:webHidden/>
              </w:rPr>
              <w:t>9</w:t>
            </w:r>
            <w:r>
              <w:rPr>
                <w:noProof/>
                <w:webHidden/>
              </w:rPr>
              <w:fldChar w:fldCharType="end"/>
            </w:r>
            <w:r w:rsidRPr="00C205CA">
              <w:rPr>
                <w:rStyle w:val="Hyperlink"/>
                <w:noProof/>
              </w:rPr>
              <w:fldChar w:fldCharType="end"/>
            </w:r>
          </w:ins>
        </w:p>
        <w:p w14:paraId="35796CBB" w14:textId="5B926189" w:rsidR="00DF2BA1" w:rsidRDefault="00DF2BA1">
          <w:pPr>
            <w:pStyle w:val="TOC1"/>
            <w:tabs>
              <w:tab w:val="right" w:leader="dot" w:pos="9016"/>
            </w:tabs>
            <w:rPr>
              <w:ins w:id="33" w:author="Ahmed Shamsheer" w:date="2025-09-20T04:06:00Z" w16du:dateUtc="2025-09-19T23:06:00Z"/>
              <w:rFonts w:eastAsiaTheme="minorEastAsia"/>
              <w:noProof/>
            </w:rPr>
          </w:pPr>
          <w:ins w:id="34"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"_Toc209233598"</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4. Storage &amp; Pipelines (Blob + Synapse)</w:t>
            </w:r>
            <w:r>
              <w:rPr>
                <w:noProof/>
                <w:webHidden/>
              </w:rPr>
              <w:tab/>
            </w:r>
            <w:r>
              <w:rPr>
                <w:noProof/>
                <w:webHidden/>
              </w:rPr>
              <w:fldChar w:fldCharType="begin"/>
            </w:r>
            <w:r>
              <w:rPr>
                <w:noProof/>
                <w:webHidden/>
              </w:rPr>
              <w:instrText xml:space="preserve"> PAGEREF _Toc209233598 \h </w:instrText>
            </w:r>
          </w:ins>
          <w:r>
            <w:rPr>
              <w:noProof/>
              <w:webHidden/>
            </w:rPr>
          </w:r>
          <w:ins w:id="35" w:author="Ahmed Shamsheer" w:date="2025-09-20T04:06:00Z" w16du:dateUtc="2025-09-19T23:06:00Z">
            <w:r>
              <w:rPr>
                <w:noProof/>
                <w:webHidden/>
              </w:rPr>
              <w:fldChar w:fldCharType="separate"/>
            </w:r>
            <w:r>
              <w:rPr>
                <w:noProof/>
                <w:webHidden/>
              </w:rPr>
              <w:t>11</w:t>
            </w:r>
            <w:r>
              <w:rPr>
                <w:noProof/>
                <w:webHidden/>
              </w:rPr>
              <w:fldChar w:fldCharType="end"/>
            </w:r>
            <w:r w:rsidRPr="00C205CA">
              <w:rPr>
                <w:rStyle w:val="Hyperlink"/>
                <w:noProof/>
              </w:rPr>
              <w:fldChar w:fldCharType="end"/>
            </w:r>
          </w:ins>
        </w:p>
        <w:p w14:paraId="0E4D139C" w14:textId="44A53F28" w:rsidR="00DF2BA1" w:rsidRDefault="00DF2BA1">
          <w:pPr>
            <w:pStyle w:val="TOC3"/>
            <w:tabs>
              <w:tab w:val="right" w:leader="dot" w:pos="9016"/>
            </w:tabs>
            <w:rPr>
              <w:ins w:id="36" w:author="Ahmed Shamsheer" w:date="2025-09-20T04:06:00Z" w16du:dateUtc="2025-09-19T23:06:00Z"/>
              <w:rFonts w:eastAsiaTheme="minorEastAsia"/>
              <w:noProof/>
            </w:rPr>
          </w:pPr>
          <w:ins w:id="37"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"_Toc209233599"</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High-Level Summary</w:t>
            </w:r>
            <w:r>
              <w:rPr>
                <w:noProof/>
                <w:webHidden/>
              </w:rPr>
              <w:tab/>
            </w:r>
            <w:r>
              <w:rPr>
                <w:noProof/>
                <w:webHidden/>
              </w:rPr>
              <w:fldChar w:fldCharType="begin"/>
            </w:r>
            <w:r>
              <w:rPr>
                <w:noProof/>
                <w:webHidden/>
              </w:rPr>
              <w:instrText xml:space="preserve"> PAGEREF _Toc209233599 \h </w:instrText>
            </w:r>
          </w:ins>
          <w:r>
            <w:rPr>
              <w:noProof/>
              <w:webHidden/>
            </w:rPr>
          </w:r>
          <w:ins w:id="38" w:author="Ahmed Shamsheer" w:date="2025-09-20T04:06:00Z" w16du:dateUtc="2025-09-19T23:06:00Z">
            <w:r>
              <w:rPr>
                <w:noProof/>
                <w:webHidden/>
              </w:rPr>
              <w:fldChar w:fldCharType="separate"/>
            </w:r>
            <w:r>
              <w:rPr>
                <w:noProof/>
                <w:webHidden/>
              </w:rPr>
              <w:t>11</w:t>
            </w:r>
            <w:r>
              <w:rPr>
                <w:noProof/>
                <w:webHidden/>
              </w:rPr>
              <w:fldChar w:fldCharType="end"/>
            </w:r>
            <w:r w:rsidRPr="00C205CA">
              <w:rPr>
                <w:rStyle w:val="Hyperlink"/>
                <w:noProof/>
              </w:rPr>
              <w:fldChar w:fldCharType="end"/>
            </w:r>
          </w:ins>
        </w:p>
        <w:p w14:paraId="3DF5FAB3" w14:textId="23397DB4" w:rsidR="00DF2BA1" w:rsidRDefault="00DF2BA1">
          <w:pPr>
            <w:pStyle w:val="TOC3"/>
            <w:tabs>
              <w:tab w:val="right" w:leader="dot" w:pos="9016"/>
            </w:tabs>
            <w:rPr>
              <w:ins w:id="39" w:author="Ahmed Shamsheer" w:date="2025-09-20T04:06:00Z" w16du:dateUtc="2025-09-19T23:06:00Z"/>
              <w:rFonts w:eastAsiaTheme="minorEastAsia"/>
              <w:noProof/>
            </w:rPr>
          </w:pPr>
          <w:ins w:id="40"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"_Toc209233600"</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Process Description</w:t>
            </w:r>
            <w:r>
              <w:rPr>
                <w:noProof/>
                <w:webHidden/>
              </w:rPr>
              <w:tab/>
            </w:r>
            <w:r>
              <w:rPr>
                <w:noProof/>
                <w:webHidden/>
              </w:rPr>
              <w:fldChar w:fldCharType="begin"/>
            </w:r>
            <w:r>
              <w:rPr>
                <w:noProof/>
                <w:webHidden/>
              </w:rPr>
              <w:instrText xml:space="preserve"> PAGEREF _Toc209233600 \h </w:instrText>
            </w:r>
          </w:ins>
          <w:r>
            <w:rPr>
              <w:noProof/>
              <w:webHidden/>
            </w:rPr>
          </w:r>
          <w:ins w:id="41" w:author="Ahmed Shamsheer" w:date="2025-09-20T04:06:00Z" w16du:dateUtc="2025-09-19T23:06:00Z">
            <w:r>
              <w:rPr>
                <w:noProof/>
                <w:webHidden/>
              </w:rPr>
              <w:fldChar w:fldCharType="separate"/>
            </w:r>
            <w:r>
              <w:rPr>
                <w:noProof/>
                <w:webHidden/>
              </w:rPr>
              <w:t>11</w:t>
            </w:r>
            <w:r>
              <w:rPr>
                <w:noProof/>
                <w:webHidden/>
              </w:rPr>
              <w:fldChar w:fldCharType="end"/>
            </w:r>
            <w:r w:rsidRPr="00C205CA">
              <w:rPr>
                <w:rStyle w:val="Hyperlink"/>
                <w:noProof/>
              </w:rPr>
              <w:fldChar w:fldCharType="end"/>
            </w:r>
          </w:ins>
        </w:p>
        <w:p w14:paraId="209F7341" w14:textId="3AF2DBA5" w:rsidR="00DF2BA1" w:rsidRDefault="00DF2BA1">
          <w:pPr>
            <w:pStyle w:val="TOC3"/>
            <w:tabs>
              <w:tab w:val="right" w:leader="dot" w:pos="9016"/>
            </w:tabs>
            <w:rPr>
              <w:ins w:id="42" w:author="Ahmed Shamsheer" w:date="2025-09-20T04:06:00Z" w16du:dateUtc="2025-09-19T23:06:00Z"/>
              <w:rFonts w:eastAsiaTheme="minorEastAsia"/>
              <w:noProof/>
            </w:rPr>
          </w:pPr>
          <w:ins w:id="43"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"_Toc209233601"</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Notebook Structure (Simplified)</w:t>
            </w:r>
            <w:r>
              <w:rPr>
                <w:noProof/>
                <w:webHidden/>
              </w:rPr>
              <w:tab/>
            </w:r>
            <w:r>
              <w:rPr>
                <w:noProof/>
                <w:webHidden/>
              </w:rPr>
              <w:fldChar w:fldCharType="begin"/>
            </w:r>
            <w:r>
              <w:rPr>
                <w:noProof/>
                <w:webHidden/>
              </w:rPr>
              <w:instrText xml:space="preserve"> PAGEREF _Toc209233601 \h </w:instrText>
            </w:r>
          </w:ins>
          <w:r>
            <w:rPr>
              <w:noProof/>
              <w:webHidden/>
            </w:rPr>
          </w:r>
          <w:ins w:id="44" w:author="Ahmed Shamsheer" w:date="2025-09-20T04:06:00Z" w16du:dateUtc="2025-09-19T23:06:00Z">
            <w:r>
              <w:rPr>
                <w:noProof/>
                <w:webHidden/>
              </w:rPr>
              <w:fldChar w:fldCharType="separate"/>
            </w:r>
            <w:r>
              <w:rPr>
                <w:noProof/>
                <w:webHidden/>
              </w:rPr>
              <w:t>11</w:t>
            </w:r>
            <w:r>
              <w:rPr>
                <w:noProof/>
                <w:webHidden/>
              </w:rPr>
              <w:fldChar w:fldCharType="end"/>
            </w:r>
            <w:r w:rsidRPr="00C205CA">
              <w:rPr>
                <w:rStyle w:val="Hyperlink"/>
                <w:noProof/>
              </w:rPr>
              <w:fldChar w:fldCharType="end"/>
            </w:r>
          </w:ins>
        </w:p>
        <w:p w14:paraId="2015505E" w14:textId="05002455" w:rsidR="00DF2BA1" w:rsidRDefault="00DF2BA1">
          <w:pPr>
            <w:pStyle w:val="TOC3"/>
            <w:tabs>
              <w:tab w:val="right" w:leader="dot" w:pos="9016"/>
            </w:tabs>
            <w:rPr>
              <w:ins w:id="45" w:author="Ahmed Shamsheer" w:date="2025-09-20T04:06:00Z" w16du:dateUtc="2025-09-19T23:06:00Z"/>
              <w:rFonts w:eastAsiaTheme="minorEastAsia"/>
              <w:noProof/>
            </w:rPr>
          </w:pPr>
          <w:ins w:id="46"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"_Toc209233602"</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Detailed Information</w:t>
            </w:r>
            <w:r>
              <w:rPr>
                <w:noProof/>
                <w:webHidden/>
              </w:rPr>
              <w:tab/>
            </w:r>
            <w:r>
              <w:rPr>
                <w:noProof/>
                <w:webHidden/>
              </w:rPr>
              <w:fldChar w:fldCharType="begin"/>
            </w:r>
            <w:r>
              <w:rPr>
                <w:noProof/>
                <w:webHidden/>
              </w:rPr>
              <w:instrText xml:space="preserve"> PAGEREF _Toc209233602 \h </w:instrText>
            </w:r>
          </w:ins>
          <w:r>
            <w:rPr>
              <w:noProof/>
              <w:webHidden/>
            </w:rPr>
          </w:r>
          <w:ins w:id="47" w:author="Ahmed Shamsheer" w:date="2025-09-20T04:06:00Z" w16du:dateUtc="2025-09-19T23:06:00Z">
            <w:r>
              <w:rPr>
                <w:noProof/>
                <w:webHidden/>
              </w:rPr>
              <w:fldChar w:fldCharType="separate"/>
            </w:r>
            <w:r>
              <w:rPr>
                <w:noProof/>
                <w:webHidden/>
              </w:rPr>
              <w:t>12</w:t>
            </w:r>
            <w:r>
              <w:rPr>
                <w:noProof/>
                <w:webHidden/>
              </w:rPr>
              <w:fldChar w:fldCharType="end"/>
            </w:r>
            <w:r w:rsidRPr="00C205CA">
              <w:rPr>
                <w:rStyle w:val="Hyperlink"/>
                <w:noProof/>
              </w:rPr>
              <w:fldChar w:fldCharType="end"/>
            </w:r>
          </w:ins>
        </w:p>
        <w:p w14:paraId="6CB8F220" w14:textId="1D972982" w:rsidR="00DF2BA1" w:rsidRDefault="00DF2BA1">
          <w:pPr>
            <w:pStyle w:val="TOC1"/>
            <w:tabs>
              <w:tab w:val="right" w:leader="dot" w:pos="9016"/>
            </w:tabs>
            <w:rPr>
              <w:ins w:id="48" w:author="Ahmed Shamsheer" w:date="2025-09-20T04:06:00Z" w16du:dateUtc="2025-09-19T23:06:00Z"/>
              <w:rFonts w:eastAsiaTheme="minorEastAsia"/>
              <w:noProof/>
            </w:rPr>
          </w:pPr>
          <w:ins w:id="49"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"_Toc209233603"</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5. Data Layers &amp; Databases</w:t>
            </w:r>
            <w:r>
              <w:rPr>
                <w:noProof/>
                <w:webHidden/>
              </w:rPr>
              <w:tab/>
            </w:r>
            <w:r>
              <w:rPr>
                <w:noProof/>
                <w:webHidden/>
              </w:rPr>
              <w:fldChar w:fldCharType="begin"/>
            </w:r>
            <w:r>
              <w:rPr>
                <w:noProof/>
                <w:webHidden/>
              </w:rPr>
              <w:instrText xml:space="preserve"> PAGEREF _Toc209233603 \h </w:instrText>
            </w:r>
          </w:ins>
          <w:r>
            <w:rPr>
              <w:noProof/>
              <w:webHidden/>
            </w:rPr>
          </w:r>
          <w:ins w:id="50" w:author="Ahmed Shamsheer" w:date="2025-09-20T04:06:00Z" w16du:dateUtc="2025-09-19T23:06:00Z">
            <w:r>
              <w:rPr>
                <w:noProof/>
                <w:webHidden/>
              </w:rPr>
              <w:fldChar w:fldCharType="separate"/>
            </w:r>
            <w:r>
              <w:rPr>
                <w:noProof/>
                <w:webHidden/>
              </w:rPr>
              <w:t>14</w:t>
            </w:r>
            <w:r>
              <w:rPr>
                <w:noProof/>
                <w:webHidden/>
              </w:rPr>
              <w:fldChar w:fldCharType="end"/>
            </w:r>
            <w:r w:rsidRPr="00C205CA">
              <w:rPr>
                <w:rStyle w:val="Hyperlink"/>
                <w:noProof/>
              </w:rPr>
              <w:fldChar w:fldCharType="end"/>
            </w:r>
          </w:ins>
        </w:p>
        <w:p w14:paraId="0E2D9683" w14:textId="2C44082A" w:rsidR="00DF2BA1" w:rsidRDefault="00DF2BA1">
          <w:pPr>
            <w:pStyle w:val="TOC3"/>
            <w:tabs>
              <w:tab w:val="right" w:leader="dot" w:pos="9016"/>
            </w:tabs>
            <w:rPr>
              <w:ins w:id="51" w:author="Ahmed Shamsheer" w:date="2025-09-20T04:06:00Z" w16du:dateUtc="2025-09-19T23:06:00Z"/>
              <w:rFonts w:eastAsiaTheme="minorEastAsia"/>
              <w:noProof/>
            </w:rPr>
          </w:pPr>
          <w:ins w:id="52"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"_Toc209233604"</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High-Level Summary</w:t>
            </w:r>
            <w:r>
              <w:rPr>
                <w:noProof/>
                <w:webHidden/>
              </w:rPr>
              <w:tab/>
            </w:r>
            <w:r>
              <w:rPr>
                <w:noProof/>
                <w:webHidden/>
              </w:rPr>
              <w:fldChar w:fldCharType="begin"/>
            </w:r>
            <w:r>
              <w:rPr>
                <w:noProof/>
                <w:webHidden/>
              </w:rPr>
              <w:instrText xml:space="preserve"> PAGEREF _Toc209233604 \h </w:instrText>
            </w:r>
          </w:ins>
          <w:r>
            <w:rPr>
              <w:noProof/>
              <w:webHidden/>
            </w:rPr>
          </w:r>
          <w:ins w:id="53" w:author="Ahmed Shamsheer" w:date="2025-09-20T04:06:00Z" w16du:dateUtc="2025-09-19T23:06:00Z">
            <w:r>
              <w:rPr>
                <w:noProof/>
                <w:webHidden/>
              </w:rPr>
              <w:fldChar w:fldCharType="separate"/>
            </w:r>
            <w:r>
              <w:rPr>
                <w:noProof/>
                <w:webHidden/>
              </w:rPr>
              <w:t>14</w:t>
            </w:r>
            <w:r>
              <w:rPr>
                <w:noProof/>
                <w:webHidden/>
              </w:rPr>
              <w:fldChar w:fldCharType="end"/>
            </w:r>
            <w:r w:rsidRPr="00C205CA">
              <w:rPr>
                <w:rStyle w:val="Hyperlink"/>
                <w:noProof/>
              </w:rPr>
              <w:fldChar w:fldCharType="end"/>
            </w:r>
          </w:ins>
        </w:p>
        <w:p w14:paraId="05F3CDD3" w14:textId="3723BFD0" w:rsidR="00DF2BA1" w:rsidRDefault="00DF2BA1">
          <w:pPr>
            <w:pStyle w:val="TOC3"/>
            <w:tabs>
              <w:tab w:val="right" w:leader="dot" w:pos="9016"/>
            </w:tabs>
            <w:rPr>
              <w:ins w:id="54" w:author="Ahmed Shamsheer" w:date="2025-09-20T04:06:00Z" w16du:dateUtc="2025-09-19T23:06:00Z"/>
              <w:rFonts w:eastAsiaTheme="minorEastAsia"/>
              <w:noProof/>
            </w:rPr>
          </w:pPr>
          <w:ins w:id="55"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"_Toc209233605"</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Process Description</w:t>
            </w:r>
            <w:r>
              <w:rPr>
                <w:noProof/>
                <w:webHidden/>
              </w:rPr>
              <w:tab/>
            </w:r>
            <w:r>
              <w:rPr>
                <w:noProof/>
                <w:webHidden/>
              </w:rPr>
              <w:fldChar w:fldCharType="begin"/>
            </w:r>
            <w:r>
              <w:rPr>
                <w:noProof/>
                <w:webHidden/>
              </w:rPr>
              <w:instrText xml:space="preserve"> PAGEREF _Toc209233605 \h </w:instrText>
            </w:r>
          </w:ins>
          <w:r>
            <w:rPr>
              <w:noProof/>
              <w:webHidden/>
            </w:rPr>
          </w:r>
          <w:ins w:id="56" w:author="Ahmed Shamsheer" w:date="2025-09-20T04:06:00Z" w16du:dateUtc="2025-09-19T23:06:00Z">
            <w:r>
              <w:rPr>
                <w:noProof/>
                <w:webHidden/>
              </w:rPr>
              <w:fldChar w:fldCharType="separate"/>
            </w:r>
            <w:r>
              <w:rPr>
                <w:noProof/>
                <w:webHidden/>
              </w:rPr>
              <w:t>14</w:t>
            </w:r>
            <w:r>
              <w:rPr>
                <w:noProof/>
                <w:webHidden/>
              </w:rPr>
              <w:fldChar w:fldCharType="end"/>
            </w:r>
            <w:r w:rsidRPr="00C205CA">
              <w:rPr>
                <w:rStyle w:val="Hyperlink"/>
                <w:noProof/>
              </w:rPr>
              <w:fldChar w:fldCharType="end"/>
            </w:r>
          </w:ins>
        </w:p>
        <w:p w14:paraId="752BCDE6" w14:textId="324B1055" w:rsidR="00DF2BA1" w:rsidRDefault="00DF2BA1">
          <w:pPr>
            <w:pStyle w:val="TOC3"/>
            <w:tabs>
              <w:tab w:val="right" w:leader="dot" w:pos="9016"/>
            </w:tabs>
            <w:rPr>
              <w:ins w:id="57" w:author="Ahmed Shamsheer" w:date="2025-09-20T04:06:00Z" w16du:dateUtc="2025-09-19T23:06:00Z"/>
              <w:rFonts w:eastAsiaTheme="minorEastAsia"/>
              <w:noProof/>
            </w:rPr>
          </w:pPr>
          <w:ins w:id="58"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"_Toc209233606"</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Detailed Information</w:t>
            </w:r>
            <w:r>
              <w:rPr>
                <w:noProof/>
                <w:webHidden/>
              </w:rPr>
              <w:tab/>
            </w:r>
            <w:r>
              <w:rPr>
                <w:noProof/>
                <w:webHidden/>
              </w:rPr>
              <w:fldChar w:fldCharType="begin"/>
            </w:r>
            <w:r>
              <w:rPr>
                <w:noProof/>
                <w:webHidden/>
              </w:rPr>
              <w:instrText xml:space="preserve"> PAGEREF _Toc209233606 \h </w:instrText>
            </w:r>
          </w:ins>
          <w:r>
            <w:rPr>
              <w:noProof/>
              <w:webHidden/>
            </w:rPr>
          </w:r>
          <w:ins w:id="59" w:author="Ahmed Shamsheer" w:date="2025-09-20T04:06:00Z" w16du:dateUtc="2025-09-19T23:06:00Z">
            <w:r>
              <w:rPr>
                <w:noProof/>
                <w:webHidden/>
              </w:rPr>
              <w:fldChar w:fldCharType="separate"/>
            </w:r>
            <w:r>
              <w:rPr>
                <w:noProof/>
                <w:webHidden/>
              </w:rPr>
              <w:t>15</w:t>
            </w:r>
            <w:r>
              <w:rPr>
                <w:noProof/>
                <w:webHidden/>
              </w:rPr>
              <w:fldChar w:fldCharType="end"/>
            </w:r>
            <w:r w:rsidRPr="00C205CA">
              <w:rPr>
                <w:rStyle w:val="Hyperlink"/>
                <w:noProof/>
              </w:rPr>
              <w:fldChar w:fldCharType="end"/>
            </w:r>
          </w:ins>
        </w:p>
        <w:p w14:paraId="2C86DDE0" w14:textId="1782F200" w:rsidR="00DF2BA1" w:rsidRDefault="00DF2BA1">
          <w:pPr>
            <w:pStyle w:val="TOC3"/>
            <w:tabs>
              <w:tab w:val="right" w:leader="dot" w:pos="9016"/>
            </w:tabs>
            <w:rPr>
              <w:ins w:id="60" w:author="Ahmed Shamsheer" w:date="2025-09-20T04:06:00Z" w16du:dateUtc="2025-09-19T23:06:00Z"/>
              <w:rFonts w:eastAsiaTheme="minorEastAsia"/>
              <w:noProof/>
            </w:rPr>
          </w:pPr>
          <w:ins w:id="61"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"_Toc209233607"</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Operator Notes</w:t>
            </w:r>
            <w:r>
              <w:rPr>
                <w:noProof/>
                <w:webHidden/>
              </w:rPr>
              <w:tab/>
            </w:r>
            <w:r>
              <w:rPr>
                <w:noProof/>
                <w:webHidden/>
              </w:rPr>
              <w:fldChar w:fldCharType="begin"/>
            </w:r>
            <w:r>
              <w:rPr>
                <w:noProof/>
                <w:webHidden/>
              </w:rPr>
              <w:instrText xml:space="preserve"> PAGEREF _Toc209233607 \h </w:instrText>
            </w:r>
          </w:ins>
          <w:r>
            <w:rPr>
              <w:noProof/>
              <w:webHidden/>
            </w:rPr>
          </w:r>
          <w:ins w:id="62" w:author="Ahmed Shamsheer" w:date="2025-09-20T04:06:00Z" w16du:dateUtc="2025-09-19T23:06:00Z">
            <w:r>
              <w:rPr>
                <w:noProof/>
                <w:webHidden/>
              </w:rPr>
              <w:fldChar w:fldCharType="separate"/>
            </w:r>
            <w:r>
              <w:rPr>
                <w:noProof/>
                <w:webHidden/>
              </w:rPr>
              <w:t>15</w:t>
            </w:r>
            <w:r>
              <w:rPr>
                <w:noProof/>
                <w:webHidden/>
              </w:rPr>
              <w:fldChar w:fldCharType="end"/>
            </w:r>
            <w:r w:rsidRPr="00C205CA">
              <w:rPr>
                <w:rStyle w:val="Hyperlink"/>
                <w:noProof/>
              </w:rPr>
              <w:fldChar w:fldCharType="end"/>
            </w:r>
          </w:ins>
        </w:p>
        <w:p w14:paraId="4CFAB4D0" w14:textId="04FE3E02" w:rsidR="00DF2BA1" w:rsidRDefault="00DF2BA1">
          <w:pPr>
            <w:pStyle w:val="TOC1"/>
            <w:tabs>
              <w:tab w:val="right" w:leader="dot" w:pos="9016"/>
            </w:tabs>
            <w:rPr>
              <w:ins w:id="63" w:author="Ahmed Shamsheer" w:date="2025-09-20T04:06:00Z" w16du:dateUtc="2025-09-19T23:06:00Z"/>
              <w:rFonts w:eastAsiaTheme="minorEastAsia"/>
              <w:noProof/>
            </w:rPr>
          </w:pPr>
          <w:ins w:id="64"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"_Toc209233608"</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6. Analytical Cubes (Catalog)</w:t>
            </w:r>
            <w:r>
              <w:rPr>
                <w:noProof/>
                <w:webHidden/>
              </w:rPr>
              <w:tab/>
            </w:r>
            <w:r>
              <w:rPr>
                <w:noProof/>
                <w:webHidden/>
              </w:rPr>
              <w:fldChar w:fldCharType="begin"/>
            </w:r>
            <w:r>
              <w:rPr>
                <w:noProof/>
                <w:webHidden/>
              </w:rPr>
              <w:instrText xml:space="preserve"> PAGEREF _Toc209233608 \h </w:instrText>
            </w:r>
          </w:ins>
          <w:r>
            <w:rPr>
              <w:noProof/>
              <w:webHidden/>
            </w:rPr>
          </w:r>
          <w:ins w:id="65" w:author="Ahmed Shamsheer" w:date="2025-09-20T04:06:00Z" w16du:dateUtc="2025-09-19T23:06:00Z">
            <w:r>
              <w:rPr>
                <w:noProof/>
                <w:webHidden/>
              </w:rPr>
              <w:fldChar w:fldCharType="separate"/>
            </w:r>
            <w:r>
              <w:rPr>
                <w:noProof/>
                <w:webHidden/>
              </w:rPr>
              <w:t>16</w:t>
            </w:r>
            <w:r>
              <w:rPr>
                <w:noProof/>
                <w:webHidden/>
              </w:rPr>
              <w:fldChar w:fldCharType="end"/>
            </w:r>
            <w:r w:rsidRPr="00C205CA">
              <w:rPr>
                <w:rStyle w:val="Hyperlink"/>
                <w:noProof/>
              </w:rPr>
              <w:fldChar w:fldCharType="end"/>
            </w:r>
          </w:ins>
        </w:p>
        <w:p w14:paraId="48F7729E" w14:textId="3FB938F9" w:rsidR="00DF2BA1" w:rsidRDefault="00DF2BA1">
          <w:pPr>
            <w:pStyle w:val="TOC3"/>
            <w:tabs>
              <w:tab w:val="right" w:leader="dot" w:pos="9016"/>
            </w:tabs>
            <w:rPr>
              <w:ins w:id="66" w:author="Ahmed Shamsheer" w:date="2025-09-20T04:06:00Z" w16du:dateUtc="2025-09-19T23:06:00Z"/>
              <w:rFonts w:eastAsiaTheme="minorEastAsia"/>
              <w:noProof/>
            </w:rPr>
          </w:pPr>
          <w:ins w:id="67"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"_Toc209233609"</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High-Level Summary</w:t>
            </w:r>
            <w:r>
              <w:rPr>
                <w:noProof/>
                <w:webHidden/>
              </w:rPr>
              <w:tab/>
            </w:r>
            <w:r>
              <w:rPr>
                <w:noProof/>
                <w:webHidden/>
              </w:rPr>
              <w:fldChar w:fldCharType="begin"/>
            </w:r>
            <w:r>
              <w:rPr>
                <w:noProof/>
                <w:webHidden/>
              </w:rPr>
              <w:instrText xml:space="preserve"> PAGEREF _Toc209233609 \h </w:instrText>
            </w:r>
          </w:ins>
          <w:r>
            <w:rPr>
              <w:noProof/>
              <w:webHidden/>
            </w:rPr>
          </w:r>
          <w:ins w:id="68" w:author="Ahmed Shamsheer" w:date="2025-09-20T04:06:00Z" w16du:dateUtc="2025-09-19T23:06:00Z">
            <w:r>
              <w:rPr>
                <w:noProof/>
                <w:webHidden/>
              </w:rPr>
              <w:fldChar w:fldCharType="separate"/>
            </w:r>
            <w:r>
              <w:rPr>
                <w:noProof/>
                <w:webHidden/>
              </w:rPr>
              <w:t>16</w:t>
            </w:r>
            <w:r>
              <w:rPr>
                <w:noProof/>
                <w:webHidden/>
              </w:rPr>
              <w:fldChar w:fldCharType="end"/>
            </w:r>
            <w:r w:rsidRPr="00C205CA">
              <w:rPr>
                <w:rStyle w:val="Hyperlink"/>
                <w:noProof/>
              </w:rPr>
              <w:fldChar w:fldCharType="end"/>
            </w:r>
          </w:ins>
        </w:p>
        <w:p w14:paraId="57F4F62E" w14:textId="7F801630" w:rsidR="00DF2BA1" w:rsidRDefault="00DF2BA1">
          <w:pPr>
            <w:pStyle w:val="TOC3"/>
            <w:tabs>
              <w:tab w:val="right" w:leader="dot" w:pos="9016"/>
            </w:tabs>
            <w:rPr>
              <w:ins w:id="69" w:author="Ahmed Shamsheer" w:date="2025-09-20T04:06:00Z" w16du:dateUtc="2025-09-19T23:06:00Z"/>
              <w:rFonts w:eastAsiaTheme="minorEastAsia"/>
              <w:noProof/>
            </w:rPr>
          </w:pPr>
          <w:ins w:id="70"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"_Toc209233610"</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Process Description</w:t>
            </w:r>
            <w:r>
              <w:rPr>
                <w:noProof/>
                <w:webHidden/>
              </w:rPr>
              <w:tab/>
            </w:r>
            <w:r>
              <w:rPr>
                <w:noProof/>
                <w:webHidden/>
              </w:rPr>
              <w:fldChar w:fldCharType="begin"/>
            </w:r>
            <w:r>
              <w:rPr>
                <w:noProof/>
                <w:webHidden/>
              </w:rPr>
              <w:instrText xml:space="preserve"> PAGEREF _Toc209233610 \h </w:instrText>
            </w:r>
          </w:ins>
          <w:r>
            <w:rPr>
              <w:noProof/>
              <w:webHidden/>
            </w:rPr>
          </w:r>
          <w:ins w:id="71" w:author="Ahmed Shamsheer" w:date="2025-09-20T04:06:00Z" w16du:dateUtc="2025-09-19T23:06:00Z">
            <w:r>
              <w:rPr>
                <w:noProof/>
                <w:webHidden/>
              </w:rPr>
              <w:fldChar w:fldCharType="separate"/>
            </w:r>
            <w:r>
              <w:rPr>
                <w:noProof/>
                <w:webHidden/>
              </w:rPr>
              <w:t>16</w:t>
            </w:r>
            <w:r>
              <w:rPr>
                <w:noProof/>
                <w:webHidden/>
              </w:rPr>
              <w:fldChar w:fldCharType="end"/>
            </w:r>
            <w:r w:rsidRPr="00C205CA">
              <w:rPr>
                <w:rStyle w:val="Hyperlink"/>
                <w:noProof/>
              </w:rPr>
              <w:fldChar w:fldCharType="end"/>
            </w:r>
          </w:ins>
        </w:p>
        <w:p w14:paraId="6B953A4B" w14:textId="076AEE80" w:rsidR="00DF2BA1" w:rsidRDefault="00DF2BA1">
          <w:pPr>
            <w:pStyle w:val="TOC3"/>
            <w:tabs>
              <w:tab w:val="right" w:leader="dot" w:pos="9016"/>
            </w:tabs>
            <w:rPr>
              <w:ins w:id="72" w:author="Ahmed Shamsheer" w:date="2025-09-20T04:06:00Z" w16du:dateUtc="2025-09-19T23:06:00Z"/>
              <w:rFonts w:eastAsiaTheme="minorEastAsia"/>
              <w:noProof/>
            </w:rPr>
          </w:pPr>
          <w:ins w:id="73"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"_Toc209233611"</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Detailed Information (Cube Catalog)</w:t>
            </w:r>
            <w:r>
              <w:rPr>
                <w:noProof/>
                <w:webHidden/>
              </w:rPr>
              <w:tab/>
            </w:r>
            <w:r>
              <w:rPr>
                <w:noProof/>
                <w:webHidden/>
              </w:rPr>
              <w:fldChar w:fldCharType="begin"/>
            </w:r>
            <w:r>
              <w:rPr>
                <w:noProof/>
                <w:webHidden/>
              </w:rPr>
              <w:instrText xml:space="preserve"> PAGEREF _Toc209233611 \h </w:instrText>
            </w:r>
          </w:ins>
          <w:r>
            <w:rPr>
              <w:noProof/>
              <w:webHidden/>
            </w:rPr>
          </w:r>
          <w:ins w:id="74" w:author="Ahmed Shamsheer" w:date="2025-09-20T04:06:00Z" w16du:dateUtc="2025-09-19T23:06:00Z">
            <w:r>
              <w:rPr>
                <w:noProof/>
                <w:webHidden/>
              </w:rPr>
              <w:fldChar w:fldCharType="separate"/>
            </w:r>
            <w:r>
              <w:rPr>
                <w:noProof/>
                <w:webHidden/>
              </w:rPr>
              <w:t>17</w:t>
            </w:r>
            <w:r>
              <w:rPr>
                <w:noProof/>
                <w:webHidden/>
              </w:rPr>
              <w:fldChar w:fldCharType="end"/>
            </w:r>
            <w:r w:rsidRPr="00C205CA">
              <w:rPr>
                <w:rStyle w:val="Hyperlink"/>
                <w:noProof/>
              </w:rPr>
              <w:fldChar w:fldCharType="end"/>
            </w:r>
          </w:ins>
        </w:p>
        <w:p w14:paraId="56EA4B8D" w14:textId="07E362FB" w:rsidR="00DF2BA1" w:rsidRDefault="00DF2BA1">
          <w:pPr>
            <w:pStyle w:val="TOC3"/>
            <w:tabs>
              <w:tab w:val="right" w:leader="dot" w:pos="9016"/>
            </w:tabs>
            <w:rPr>
              <w:ins w:id="75" w:author="Ahmed Shamsheer" w:date="2025-09-20T04:06:00Z" w16du:dateUtc="2025-09-19T23:06:00Z"/>
              <w:rFonts w:eastAsiaTheme="minorEastAsia"/>
              <w:noProof/>
            </w:rPr>
          </w:pPr>
          <w:ins w:id="76"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"_Toc209233612"</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Operator Notes</w:t>
            </w:r>
            <w:r>
              <w:rPr>
                <w:noProof/>
                <w:webHidden/>
              </w:rPr>
              <w:tab/>
            </w:r>
            <w:r>
              <w:rPr>
                <w:noProof/>
                <w:webHidden/>
              </w:rPr>
              <w:fldChar w:fldCharType="begin"/>
            </w:r>
            <w:r>
              <w:rPr>
                <w:noProof/>
                <w:webHidden/>
              </w:rPr>
              <w:instrText xml:space="preserve"> PAGEREF _Toc209233612 \h </w:instrText>
            </w:r>
          </w:ins>
          <w:r>
            <w:rPr>
              <w:noProof/>
              <w:webHidden/>
            </w:rPr>
          </w:r>
          <w:ins w:id="77" w:author="Ahmed Shamsheer" w:date="2025-09-20T04:06:00Z" w16du:dateUtc="2025-09-19T23:06:00Z">
            <w:r>
              <w:rPr>
                <w:noProof/>
                <w:webHidden/>
              </w:rPr>
              <w:fldChar w:fldCharType="separate"/>
            </w:r>
            <w:r>
              <w:rPr>
                <w:noProof/>
                <w:webHidden/>
              </w:rPr>
              <w:t>18</w:t>
            </w:r>
            <w:r>
              <w:rPr>
                <w:noProof/>
                <w:webHidden/>
              </w:rPr>
              <w:fldChar w:fldCharType="end"/>
            </w:r>
            <w:r w:rsidRPr="00C205CA">
              <w:rPr>
                <w:rStyle w:val="Hyperlink"/>
                <w:noProof/>
              </w:rPr>
              <w:fldChar w:fldCharType="end"/>
            </w:r>
          </w:ins>
        </w:p>
        <w:p w14:paraId="7561473F" w14:textId="20A5844C" w:rsidR="00DF2BA1" w:rsidRDefault="00DF2BA1">
          <w:pPr>
            <w:pStyle w:val="TOC1"/>
            <w:tabs>
              <w:tab w:val="right" w:leader="dot" w:pos="9016"/>
            </w:tabs>
            <w:rPr>
              <w:ins w:id="78" w:author="Ahmed Shamsheer" w:date="2025-09-20T04:06:00Z" w16du:dateUtc="2025-09-19T23:06:00Z"/>
              <w:rFonts w:eastAsiaTheme="minorEastAsia"/>
              <w:noProof/>
            </w:rPr>
          </w:pPr>
          <w:ins w:id="79"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"_Toc209233613"</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7. Power BI (Datasets, RLS, Embedding)</w:t>
            </w:r>
            <w:r>
              <w:rPr>
                <w:noProof/>
                <w:webHidden/>
              </w:rPr>
              <w:tab/>
            </w:r>
            <w:r>
              <w:rPr>
                <w:noProof/>
                <w:webHidden/>
              </w:rPr>
              <w:fldChar w:fldCharType="begin"/>
            </w:r>
            <w:r>
              <w:rPr>
                <w:noProof/>
                <w:webHidden/>
              </w:rPr>
              <w:instrText xml:space="preserve"> PAGEREF _Toc209233613 \h </w:instrText>
            </w:r>
          </w:ins>
          <w:r>
            <w:rPr>
              <w:noProof/>
              <w:webHidden/>
            </w:rPr>
          </w:r>
          <w:ins w:id="80" w:author="Ahmed Shamsheer" w:date="2025-09-20T04:06:00Z" w16du:dateUtc="2025-09-19T23:06:00Z">
            <w:r>
              <w:rPr>
                <w:noProof/>
                <w:webHidden/>
              </w:rPr>
              <w:fldChar w:fldCharType="separate"/>
            </w:r>
            <w:r>
              <w:rPr>
                <w:noProof/>
                <w:webHidden/>
              </w:rPr>
              <w:t>18</w:t>
            </w:r>
            <w:r>
              <w:rPr>
                <w:noProof/>
                <w:webHidden/>
              </w:rPr>
              <w:fldChar w:fldCharType="end"/>
            </w:r>
            <w:r w:rsidRPr="00C205CA">
              <w:rPr>
                <w:rStyle w:val="Hyperlink"/>
                <w:noProof/>
              </w:rPr>
              <w:fldChar w:fldCharType="end"/>
            </w:r>
          </w:ins>
        </w:p>
        <w:p w14:paraId="2FF732B9" w14:textId="582A0B13" w:rsidR="00DF2BA1" w:rsidRDefault="00DF2BA1">
          <w:pPr>
            <w:pStyle w:val="TOC3"/>
            <w:tabs>
              <w:tab w:val="right" w:leader="dot" w:pos="9016"/>
            </w:tabs>
            <w:rPr>
              <w:ins w:id="81" w:author="Ahmed Shamsheer" w:date="2025-09-20T04:06:00Z" w16du:dateUtc="2025-09-19T23:06:00Z"/>
              <w:rFonts w:eastAsiaTheme="minorEastAsia"/>
              <w:noProof/>
            </w:rPr>
          </w:pPr>
          <w:ins w:id="82" w:author="Ahmed Shamsheer" w:date="2025-09-20T04:06:00Z" w16du:dateUtc="2025-09-19T23:06:00Z">
            <w:r w:rsidRPr="00C205CA">
              <w:rPr>
                <w:rStyle w:val="Hyperlink"/>
                <w:noProof/>
              </w:rPr>
              <w:lastRenderedPageBreak/>
              <w:fldChar w:fldCharType="begin"/>
            </w:r>
            <w:r w:rsidRPr="00C205CA">
              <w:rPr>
                <w:rStyle w:val="Hyperlink"/>
                <w:noProof/>
              </w:rPr>
              <w:instrText xml:space="preserve"> </w:instrText>
            </w:r>
            <w:r>
              <w:rPr>
                <w:noProof/>
              </w:rPr>
              <w:instrText>HYPERLINK \l "_Toc209233614"</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High-Level Summary</w:t>
            </w:r>
            <w:r>
              <w:rPr>
                <w:noProof/>
                <w:webHidden/>
              </w:rPr>
              <w:tab/>
            </w:r>
            <w:r>
              <w:rPr>
                <w:noProof/>
                <w:webHidden/>
              </w:rPr>
              <w:fldChar w:fldCharType="begin"/>
            </w:r>
            <w:r>
              <w:rPr>
                <w:noProof/>
                <w:webHidden/>
              </w:rPr>
              <w:instrText xml:space="preserve"> PAGEREF _Toc209233614 \h </w:instrText>
            </w:r>
          </w:ins>
          <w:r>
            <w:rPr>
              <w:noProof/>
              <w:webHidden/>
            </w:rPr>
          </w:r>
          <w:ins w:id="83" w:author="Ahmed Shamsheer" w:date="2025-09-20T04:06:00Z" w16du:dateUtc="2025-09-19T23:06:00Z">
            <w:r>
              <w:rPr>
                <w:noProof/>
                <w:webHidden/>
              </w:rPr>
              <w:fldChar w:fldCharType="separate"/>
            </w:r>
            <w:r>
              <w:rPr>
                <w:noProof/>
                <w:webHidden/>
              </w:rPr>
              <w:t>18</w:t>
            </w:r>
            <w:r>
              <w:rPr>
                <w:noProof/>
                <w:webHidden/>
              </w:rPr>
              <w:fldChar w:fldCharType="end"/>
            </w:r>
            <w:r w:rsidRPr="00C205CA">
              <w:rPr>
                <w:rStyle w:val="Hyperlink"/>
                <w:noProof/>
              </w:rPr>
              <w:fldChar w:fldCharType="end"/>
            </w:r>
          </w:ins>
        </w:p>
        <w:p w14:paraId="3961C058" w14:textId="3E983E9B" w:rsidR="00DF2BA1" w:rsidRDefault="00DF2BA1">
          <w:pPr>
            <w:pStyle w:val="TOC3"/>
            <w:tabs>
              <w:tab w:val="right" w:leader="dot" w:pos="9016"/>
            </w:tabs>
            <w:rPr>
              <w:ins w:id="84" w:author="Ahmed Shamsheer" w:date="2025-09-20T04:06:00Z" w16du:dateUtc="2025-09-19T23:06:00Z"/>
              <w:rFonts w:eastAsiaTheme="minorEastAsia"/>
              <w:noProof/>
            </w:rPr>
          </w:pPr>
          <w:ins w:id="85"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"_Toc209233615"</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Process Description</w:t>
            </w:r>
            <w:r>
              <w:rPr>
                <w:noProof/>
                <w:webHidden/>
              </w:rPr>
              <w:tab/>
            </w:r>
            <w:r>
              <w:rPr>
                <w:noProof/>
                <w:webHidden/>
              </w:rPr>
              <w:fldChar w:fldCharType="begin"/>
            </w:r>
            <w:r>
              <w:rPr>
                <w:noProof/>
                <w:webHidden/>
              </w:rPr>
              <w:instrText xml:space="preserve"> PAGEREF _Toc209233615 \h </w:instrText>
            </w:r>
          </w:ins>
          <w:r>
            <w:rPr>
              <w:noProof/>
              <w:webHidden/>
            </w:rPr>
          </w:r>
          <w:ins w:id="86" w:author="Ahmed Shamsheer" w:date="2025-09-20T04:06:00Z" w16du:dateUtc="2025-09-19T23:06:00Z">
            <w:r>
              <w:rPr>
                <w:noProof/>
                <w:webHidden/>
              </w:rPr>
              <w:fldChar w:fldCharType="separate"/>
            </w:r>
            <w:r>
              <w:rPr>
                <w:noProof/>
                <w:webHidden/>
              </w:rPr>
              <w:t>18</w:t>
            </w:r>
            <w:r>
              <w:rPr>
                <w:noProof/>
                <w:webHidden/>
              </w:rPr>
              <w:fldChar w:fldCharType="end"/>
            </w:r>
            <w:r w:rsidRPr="00C205CA">
              <w:rPr>
                <w:rStyle w:val="Hyperlink"/>
                <w:noProof/>
              </w:rPr>
              <w:fldChar w:fldCharType="end"/>
            </w:r>
          </w:ins>
        </w:p>
        <w:p w14:paraId="761CC157" w14:textId="204EEBA6" w:rsidR="00DF2BA1" w:rsidRDefault="00DF2BA1">
          <w:pPr>
            <w:pStyle w:val="TOC3"/>
            <w:tabs>
              <w:tab w:val="right" w:leader="dot" w:pos="9016"/>
            </w:tabs>
            <w:rPr>
              <w:ins w:id="87" w:author="Ahmed Shamsheer" w:date="2025-09-20T04:06:00Z" w16du:dateUtc="2025-09-19T23:06:00Z"/>
              <w:rFonts w:eastAsiaTheme="minorEastAsia"/>
              <w:noProof/>
            </w:rPr>
          </w:pPr>
          <w:ins w:id="88"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"_Toc209233616"</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Detailed Information</w:t>
            </w:r>
            <w:r>
              <w:rPr>
                <w:noProof/>
                <w:webHidden/>
              </w:rPr>
              <w:tab/>
            </w:r>
            <w:r>
              <w:rPr>
                <w:noProof/>
                <w:webHidden/>
              </w:rPr>
              <w:fldChar w:fldCharType="begin"/>
            </w:r>
            <w:r>
              <w:rPr>
                <w:noProof/>
                <w:webHidden/>
              </w:rPr>
              <w:instrText xml:space="preserve"> PAGEREF _Toc209233616 \h </w:instrText>
            </w:r>
          </w:ins>
          <w:r>
            <w:rPr>
              <w:noProof/>
              <w:webHidden/>
            </w:rPr>
          </w:r>
          <w:ins w:id="89" w:author="Ahmed Shamsheer" w:date="2025-09-20T04:06:00Z" w16du:dateUtc="2025-09-19T23:06:00Z">
            <w:r>
              <w:rPr>
                <w:noProof/>
                <w:webHidden/>
              </w:rPr>
              <w:fldChar w:fldCharType="separate"/>
            </w:r>
            <w:r>
              <w:rPr>
                <w:noProof/>
                <w:webHidden/>
              </w:rPr>
              <w:t>19</w:t>
            </w:r>
            <w:r>
              <w:rPr>
                <w:noProof/>
                <w:webHidden/>
              </w:rPr>
              <w:fldChar w:fldCharType="end"/>
            </w:r>
            <w:r w:rsidRPr="00C205CA">
              <w:rPr>
                <w:rStyle w:val="Hyperlink"/>
                <w:noProof/>
              </w:rPr>
              <w:fldChar w:fldCharType="end"/>
            </w:r>
          </w:ins>
        </w:p>
        <w:p w14:paraId="48320A7C" w14:textId="06DB7D7F" w:rsidR="00DF2BA1" w:rsidRDefault="00DF2BA1">
          <w:pPr>
            <w:pStyle w:val="TOC3"/>
            <w:tabs>
              <w:tab w:val="right" w:leader="dot" w:pos="9016"/>
            </w:tabs>
            <w:rPr>
              <w:ins w:id="90" w:author="Ahmed Shamsheer" w:date="2025-09-20T04:06:00Z" w16du:dateUtc="2025-09-19T23:06:00Z"/>
              <w:rFonts w:eastAsiaTheme="minorEastAsia"/>
              <w:noProof/>
            </w:rPr>
          </w:pPr>
          <w:ins w:id="91"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"_Toc209233617"</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Operator Notes</w:t>
            </w:r>
            <w:r>
              <w:rPr>
                <w:noProof/>
                <w:webHidden/>
              </w:rPr>
              <w:tab/>
            </w:r>
            <w:r>
              <w:rPr>
                <w:noProof/>
                <w:webHidden/>
              </w:rPr>
              <w:fldChar w:fldCharType="begin"/>
            </w:r>
            <w:r>
              <w:rPr>
                <w:noProof/>
                <w:webHidden/>
              </w:rPr>
              <w:instrText xml:space="preserve"> PAGEREF _Toc209233617 \h </w:instrText>
            </w:r>
          </w:ins>
          <w:r>
            <w:rPr>
              <w:noProof/>
              <w:webHidden/>
            </w:rPr>
          </w:r>
          <w:ins w:id="92" w:author="Ahmed Shamsheer" w:date="2025-09-20T04:06:00Z" w16du:dateUtc="2025-09-19T23:06:00Z">
            <w:r>
              <w:rPr>
                <w:noProof/>
                <w:webHidden/>
              </w:rPr>
              <w:fldChar w:fldCharType="separate"/>
            </w:r>
            <w:r>
              <w:rPr>
                <w:noProof/>
                <w:webHidden/>
              </w:rPr>
              <w:t>20</w:t>
            </w:r>
            <w:r>
              <w:rPr>
                <w:noProof/>
                <w:webHidden/>
              </w:rPr>
              <w:fldChar w:fldCharType="end"/>
            </w:r>
            <w:r w:rsidRPr="00C205CA">
              <w:rPr>
                <w:rStyle w:val="Hyperlink"/>
                <w:noProof/>
              </w:rPr>
              <w:fldChar w:fldCharType="end"/>
            </w:r>
          </w:ins>
        </w:p>
        <w:p w14:paraId="42C915D5" w14:textId="5E950F7A" w:rsidR="00DF2BA1" w:rsidRDefault="00DF2BA1">
          <w:pPr>
            <w:pStyle w:val="TOC1"/>
            <w:tabs>
              <w:tab w:val="right" w:leader="dot" w:pos="9016"/>
            </w:tabs>
            <w:rPr>
              <w:ins w:id="93" w:author="Ahmed Shamsheer" w:date="2025-09-20T04:06:00Z" w16du:dateUtc="2025-09-19T23:06:00Z"/>
              <w:rFonts w:eastAsiaTheme="minorEastAsia"/>
              <w:noProof/>
            </w:rPr>
          </w:pPr>
          <w:ins w:id="94"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"_Toc209233618"</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highlight w:val="yellow"/>
              </w:rPr>
              <w:t>8. Captures App (Blazor)</w:t>
            </w:r>
            <w:r>
              <w:rPr>
                <w:noProof/>
                <w:webHidden/>
              </w:rPr>
              <w:tab/>
            </w:r>
            <w:r>
              <w:rPr>
                <w:noProof/>
                <w:webHidden/>
              </w:rPr>
              <w:fldChar w:fldCharType="begin"/>
            </w:r>
            <w:r>
              <w:rPr>
                <w:noProof/>
                <w:webHidden/>
              </w:rPr>
              <w:instrText xml:space="preserve"> PAGEREF _Toc209233618 \h </w:instrText>
            </w:r>
          </w:ins>
          <w:r>
            <w:rPr>
              <w:noProof/>
              <w:webHidden/>
            </w:rPr>
          </w:r>
          <w:ins w:id="95" w:author="Ahmed Shamsheer" w:date="2025-09-20T04:06:00Z" w16du:dateUtc="2025-09-19T23:06:00Z">
            <w:r>
              <w:rPr>
                <w:noProof/>
                <w:webHidden/>
              </w:rPr>
              <w:fldChar w:fldCharType="separate"/>
            </w:r>
            <w:r>
              <w:rPr>
                <w:noProof/>
                <w:webHidden/>
              </w:rPr>
              <w:t>20</w:t>
            </w:r>
            <w:r>
              <w:rPr>
                <w:noProof/>
                <w:webHidden/>
              </w:rPr>
              <w:fldChar w:fldCharType="end"/>
            </w:r>
            <w:r w:rsidRPr="00C205CA">
              <w:rPr>
                <w:rStyle w:val="Hyperlink"/>
                <w:noProof/>
              </w:rPr>
              <w:fldChar w:fldCharType="end"/>
            </w:r>
          </w:ins>
        </w:p>
        <w:p w14:paraId="37575D9A" w14:textId="18A0687F" w:rsidR="00DF2BA1" w:rsidRDefault="00DF2BA1">
          <w:pPr>
            <w:pStyle w:val="TOC3"/>
            <w:tabs>
              <w:tab w:val="right" w:leader="dot" w:pos="9016"/>
            </w:tabs>
            <w:rPr>
              <w:ins w:id="96" w:author="Ahmed Shamsheer" w:date="2025-09-20T04:06:00Z" w16du:dateUtc="2025-09-19T23:06:00Z"/>
              <w:rFonts w:eastAsiaTheme="minorEastAsia"/>
              <w:noProof/>
            </w:rPr>
          </w:pPr>
          <w:ins w:id="97"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"_Toc209233619"</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High-Level Summary</w:t>
            </w:r>
            <w:r>
              <w:rPr>
                <w:noProof/>
                <w:webHidden/>
              </w:rPr>
              <w:tab/>
            </w:r>
            <w:r>
              <w:rPr>
                <w:noProof/>
                <w:webHidden/>
              </w:rPr>
              <w:fldChar w:fldCharType="begin"/>
            </w:r>
            <w:r>
              <w:rPr>
                <w:noProof/>
                <w:webHidden/>
              </w:rPr>
              <w:instrText xml:space="preserve"> PAGEREF _Toc209233619 \h </w:instrText>
            </w:r>
          </w:ins>
          <w:r>
            <w:rPr>
              <w:noProof/>
              <w:webHidden/>
            </w:rPr>
          </w:r>
          <w:ins w:id="98" w:author="Ahmed Shamsheer" w:date="2025-09-20T04:06:00Z" w16du:dateUtc="2025-09-19T23:06:00Z">
            <w:r>
              <w:rPr>
                <w:noProof/>
                <w:webHidden/>
              </w:rPr>
              <w:fldChar w:fldCharType="separate"/>
            </w:r>
            <w:r>
              <w:rPr>
                <w:noProof/>
                <w:webHidden/>
              </w:rPr>
              <w:t>20</w:t>
            </w:r>
            <w:r>
              <w:rPr>
                <w:noProof/>
                <w:webHidden/>
              </w:rPr>
              <w:fldChar w:fldCharType="end"/>
            </w:r>
            <w:r w:rsidRPr="00C205CA">
              <w:rPr>
                <w:rStyle w:val="Hyperlink"/>
                <w:noProof/>
              </w:rPr>
              <w:fldChar w:fldCharType="end"/>
            </w:r>
          </w:ins>
        </w:p>
        <w:p w14:paraId="2DAEB2E4" w14:textId="05803736" w:rsidR="00DF2BA1" w:rsidRDefault="00DF2BA1">
          <w:pPr>
            <w:pStyle w:val="TOC3"/>
            <w:tabs>
              <w:tab w:val="right" w:leader="dot" w:pos="9016"/>
            </w:tabs>
            <w:rPr>
              <w:ins w:id="99" w:author="Ahmed Shamsheer" w:date="2025-09-20T04:06:00Z" w16du:dateUtc="2025-09-19T23:06:00Z"/>
              <w:rFonts w:eastAsiaTheme="minorEastAsia"/>
              <w:noProof/>
            </w:rPr>
          </w:pPr>
          <w:ins w:id="100"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"_Toc209233620"</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Process Description</w:t>
            </w:r>
            <w:r>
              <w:rPr>
                <w:noProof/>
                <w:webHidden/>
              </w:rPr>
              <w:tab/>
            </w:r>
            <w:r>
              <w:rPr>
                <w:noProof/>
                <w:webHidden/>
              </w:rPr>
              <w:fldChar w:fldCharType="begin"/>
            </w:r>
            <w:r>
              <w:rPr>
                <w:noProof/>
                <w:webHidden/>
              </w:rPr>
              <w:instrText xml:space="preserve"> PAGEREF _Toc209233620 \h </w:instrText>
            </w:r>
          </w:ins>
          <w:r>
            <w:rPr>
              <w:noProof/>
              <w:webHidden/>
            </w:rPr>
          </w:r>
          <w:ins w:id="101" w:author="Ahmed Shamsheer" w:date="2025-09-20T04:06:00Z" w16du:dateUtc="2025-09-19T23:06:00Z">
            <w:r>
              <w:rPr>
                <w:noProof/>
                <w:webHidden/>
              </w:rPr>
              <w:fldChar w:fldCharType="separate"/>
            </w:r>
            <w:r>
              <w:rPr>
                <w:noProof/>
                <w:webHidden/>
              </w:rPr>
              <w:t>20</w:t>
            </w:r>
            <w:r>
              <w:rPr>
                <w:noProof/>
                <w:webHidden/>
              </w:rPr>
              <w:fldChar w:fldCharType="end"/>
            </w:r>
            <w:r w:rsidRPr="00C205CA">
              <w:rPr>
                <w:rStyle w:val="Hyperlink"/>
                <w:noProof/>
              </w:rPr>
              <w:fldChar w:fldCharType="end"/>
            </w:r>
          </w:ins>
        </w:p>
        <w:p w14:paraId="2211956B" w14:textId="0C4849E9" w:rsidR="00DF2BA1" w:rsidRDefault="00DF2BA1">
          <w:pPr>
            <w:pStyle w:val="TOC3"/>
            <w:tabs>
              <w:tab w:val="right" w:leader="dot" w:pos="9016"/>
            </w:tabs>
            <w:rPr>
              <w:ins w:id="102" w:author="Ahmed Shamsheer" w:date="2025-09-20T04:06:00Z" w16du:dateUtc="2025-09-19T23:06:00Z"/>
              <w:rFonts w:eastAsiaTheme="minorEastAsia"/>
              <w:noProof/>
            </w:rPr>
          </w:pPr>
          <w:ins w:id="103"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"_Toc209233621"</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Detailed Information</w:t>
            </w:r>
            <w:r>
              <w:rPr>
                <w:noProof/>
                <w:webHidden/>
              </w:rPr>
              <w:tab/>
            </w:r>
            <w:r>
              <w:rPr>
                <w:noProof/>
                <w:webHidden/>
              </w:rPr>
              <w:fldChar w:fldCharType="begin"/>
            </w:r>
            <w:r>
              <w:rPr>
                <w:noProof/>
                <w:webHidden/>
              </w:rPr>
              <w:instrText xml:space="preserve"> PAGEREF _Toc209233621 \h </w:instrText>
            </w:r>
          </w:ins>
          <w:r>
            <w:rPr>
              <w:noProof/>
              <w:webHidden/>
            </w:rPr>
          </w:r>
          <w:ins w:id="104" w:author="Ahmed Shamsheer" w:date="2025-09-20T04:06:00Z" w16du:dateUtc="2025-09-19T23:06:00Z">
            <w:r>
              <w:rPr>
                <w:noProof/>
                <w:webHidden/>
              </w:rPr>
              <w:fldChar w:fldCharType="separate"/>
            </w:r>
            <w:r>
              <w:rPr>
                <w:noProof/>
                <w:webHidden/>
              </w:rPr>
              <w:t>21</w:t>
            </w:r>
            <w:r>
              <w:rPr>
                <w:noProof/>
                <w:webHidden/>
              </w:rPr>
              <w:fldChar w:fldCharType="end"/>
            </w:r>
            <w:r w:rsidRPr="00C205CA">
              <w:rPr>
                <w:rStyle w:val="Hyperlink"/>
                <w:noProof/>
              </w:rPr>
              <w:fldChar w:fldCharType="end"/>
            </w:r>
          </w:ins>
        </w:p>
        <w:p w14:paraId="179DF361" w14:textId="0638F0C8" w:rsidR="00DF2BA1" w:rsidRDefault="00DF2BA1">
          <w:pPr>
            <w:pStyle w:val="TOC3"/>
            <w:tabs>
              <w:tab w:val="right" w:leader="dot" w:pos="9016"/>
            </w:tabs>
            <w:rPr>
              <w:ins w:id="105" w:author="Ahmed Shamsheer" w:date="2025-09-20T04:06:00Z" w16du:dateUtc="2025-09-19T23:06:00Z"/>
              <w:rFonts w:eastAsiaTheme="minorEastAsia"/>
              <w:noProof/>
            </w:rPr>
          </w:pPr>
          <w:ins w:id="106"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"_Toc209233622"</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Operator Notes</w:t>
            </w:r>
            <w:r>
              <w:rPr>
                <w:noProof/>
                <w:webHidden/>
              </w:rPr>
              <w:tab/>
            </w:r>
            <w:r>
              <w:rPr>
                <w:noProof/>
                <w:webHidden/>
              </w:rPr>
              <w:fldChar w:fldCharType="begin"/>
            </w:r>
            <w:r>
              <w:rPr>
                <w:noProof/>
                <w:webHidden/>
              </w:rPr>
              <w:instrText xml:space="preserve"> PAGEREF _Toc209233622 \h </w:instrText>
            </w:r>
          </w:ins>
          <w:r>
            <w:rPr>
              <w:noProof/>
              <w:webHidden/>
            </w:rPr>
          </w:r>
          <w:ins w:id="107" w:author="Ahmed Shamsheer" w:date="2025-09-20T04:06:00Z" w16du:dateUtc="2025-09-19T23:06:00Z">
            <w:r>
              <w:rPr>
                <w:noProof/>
                <w:webHidden/>
              </w:rPr>
              <w:fldChar w:fldCharType="separate"/>
            </w:r>
            <w:r>
              <w:rPr>
                <w:noProof/>
                <w:webHidden/>
              </w:rPr>
              <w:t>22</w:t>
            </w:r>
            <w:r>
              <w:rPr>
                <w:noProof/>
                <w:webHidden/>
              </w:rPr>
              <w:fldChar w:fldCharType="end"/>
            </w:r>
            <w:r w:rsidRPr="00C205CA">
              <w:rPr>
                <w:rStyle w:val="Hyperlink"/>
                <w:noProof/>
              </w:rPr>
              <w:fldChar w:fldCharType="end"/>
            </w:r>
          </w:ins>
        </w:p>
        <w:p w14:paraId="218E8AFC" w14:textId="4D043EBF" w:rsidR="00DF2BA1" w:rsidRDefault="00DF2BA1">
          <w:pPr>
            <w:pStyle w:val="TOC1"/>
            <w:tabs>
              <w:tab w:val="right" w:leader="dot" w:pos="9016"/>
            </w:tabs>
            <w:rPr>
              <w:ins w:id="108" w:author="Ahmed Shamsheer" w:date="2025-09-20T04:06:00Z" w16du:dateUtc="2025-09-19T23:06:00Z"/>
              <w:rFonts w:eastAsiaTheme="minorEastAsia"/>
              <w:noProof/>
            </w:rPr>
          </w:pPr>
          <w:ins w:id="109"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"_Toc209233623"</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9. Codebase &amp; Repositories</w:t>
            </w:r>
            <w:r>
              <w:rPr>
                <w:noProof/>
                <w:webHidden/>
              </w:rPr>
              <w:tab/>
            </w:r>
            <w:r>
              <w:rPr>
                <w:noProof/>
                <w:webHidden/>
              </w:rPr>
              <w:fldChar w:fldCharType="begin"/>
            </w:r>
            <w:r>
              <w:rPr>
                <w:noProof/>
                <w:webHidden/>
              </w:rPr>
              <w:instrText xml:space="preserve"> PAGEREF _Toc209233623 \h </w:instrText>
            </w:r>
          </w:ins>
          <w:r>
            <w:rPr>
              <w:noProof/>
              <w:webHidden/>
            </w:rPr>
          </w:r>
          <w:ins w:id="110" w:author="Ahmed Shamsheer" w:date="2025-09-20T04:06:00Z" w16du:dateUtc="2025-09-19T23:06:00Z">
            <w:r>
              <w:rPr>
                <w:noProof/>
                <w:webHidden/>
              </w:rPr>
              <w:fldChar w:fldCharType="separate"/>
            </w:r>
            <w:r>
              <w:rPr>
                <w:noProof/>
                <w:webHidden/>
              </w:rPr>
              <w:t>23</w:t>
            </w:r>
            <w:r>
              <w:rPr>
                <w:noProof/>
                <w:webHidden/>
              </w:rPr>
              <w:fldChar w:fldCharType="end"/>
            </w:r>
            <w:r w:rsidRPr="00C205CA">
              <w:rPr>
                <w:rStyle w:val="Hyperlink"/>
                <w:noProof/>
              </w:rPr>
              <w:fldChar w:fldCharType="end"/>
            </w:r>
          </w:ins>
        </w:p>
        <w:p w14:paraId="7476A89B" w14:textId="7B377CC2" w:rsidR="00DF2BA1" w:rsidRDefault="00DF2BA1">
          <w:pPr>
            <w:pStyle w:val="TOC3"/>
            <w:tabs>
              <w:tab w:val="right" w:leader="dot" w:pos="9016"/>
            </w:tabs>
            <w:rPr>
              <w:ins w:id="111" w:author="Ahmed Shamsheer" w:date="2025-09-20T04:06:00Z" w16du:dateUtc="2025-09-19T23:06:00Z"/>
              <w:rFonts w:eastAsiaTheme="minorEastAsia"/>
              <w:noProof/>
            </w:rPr>
          </w:pPr>
          <w:ins w:id="112"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"_Toc209233624"</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High-Level Summary</w:t>
            </w:r>
            <w:r>
              <w:rPr>
                <w:noProof/>
                <w:webHidden/>
              </w:rPr>
              <w:tab/>
            </w:r>
            <w:r>
              <w:rPr>
                <w:noProof/>
                <w:webHidden/>
              </w:rPr>
              <w:fldChar w:fldCharType="begin"/>
            </w:r>
            <w:r>
              <w:rPr>
                <w:noProof/>
                <w:webHidden/>
              </w:rPr>
              <w:instrText xml:space="preserve"> PAGEREF _Toc209233624 \h </w:instrText>
            </w:r>
          </w:ins>
          <w:r>
            <w:rPr>
              <w:noProof/>
              <w:webHidden/>
            </w:rPr>
          </w:r>
          <w:ins w:id="113" w:author="Ahmed Shamsheer" w:date="2025-09-20T04:06:00Z" w16du:dateUtc="2025-09-19T23:06:00Z">
            <w:r>
              <w:rPr>
                <w:noProof/>
                <w:webHidden/>
              </w:rPr>
              <w:fldChar w:fldCharType="separate"/>
            </w:r>
            <w:r>
              <w:rPr>
                <w:noProof/>
                <w:webHidden/>
              </w:rPr>
              <w:t>23</w:t>
            </w:r>
            <w:r>
              <w:rPr>
                <w:noProof/>
                <w:webHidden/>
              </w:rPr>
              <w:fldChar w:fldCharType="end"/>
            </w:r>
            <w:r w:rsidRPr="00C205CA">
              <w:rPr>
                <w:rStyle w:val="Hyperlink"/>
                <w:noProof/>
              </w:rPr>
              <w:fldChar w:fldCharType="end"/>
            </w:r>
          </w:ins>
        </w:p>
        <w:p w14:paraId="072F31F5" w14:textId="71D8C3B6" w:rsidR="00DF2BA1" w:rsidRDefault="00DF2BA1">
          <w:pPr>
            <w:pStyle w:val="TOC3"/>
            <w:tabs>
              <w:tab w:val="right" w:leader="dot" w:pos="9016"/>
            </w:tabs>
            <w:rPr>
              <w:ins w:id="114" w:author="Ahmed Shamsheer" w:date="2025-09-20T04:06:00Z" w16du:dateUtc="2025-09-19T23:06:00Z"/>
              <w:rFonts w:eastAsiaTheme="minorEastAsia"/>
              <w:noProof/>
            </w:rPr>
          </w:pPr>
          <w:ins w:id="115"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"_Toc209233625"</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Process Description</w:t>
            </w:r>
            <w:r>
              <w:rPr>
                <w:noProof/>
                <w:webHidden/>
              </w:rPr>
              <w:tab/>
            </w:r>
            <w:r>
              <w:rPr>
                <w:noProof/>
                <w:webHidden/>
              </w:rPr>
              <w:fldChar w:fldCharType="begin"/>
            </w:r>
            <w:r>
              <w:rPr>
                <w:noProof/>
                <w:webHidden/>
              </w:rPr>
              <w:instrText xml:space="preserve"> PAGEREF _Toc209233625 \h </w:instrText>
            </w:r>
          </w:ins>
          <w:r>
            <w:rPr>
              <w:noProof/>
              <w:webHidden/>
            </w:rPr>
          </w:r>
          <w:ins w:id="116" w:author="Ahmed Shamsheer" w:date="2025-09-20T04:06:00Z" w16du:dateUtc="2025-09-19T23:06:00Z">
            <w:r>
              <w:rPr>
                <w:noProof/>
                <w:webHidden/>
              </w:rPr>
              <w:fldChar w:fldCharType="separate"/>
            </w:r>
            <w:r>
              <w:rPr>
                <w:noProof/>
                <w:webHidden/>
              </w:rPr>
              <w:t>23</w:t>
            </w:r>
            <w:r>
              <w:rPr>
                <w:noProof/>
                <w:webHidden/>
              </w:rPr>
              <w:fldChar w:fldCharType="end"/>
            </w:r>
            <w:r w:rsidRPr="00C205CA">
              <w:rPr>
                <w:rStyle w:val="Hyperlink"/>
                <w:noProof/>
              </w:rPr>
              <w:fldChar w:fldCharType="end"/>
            </w:r>
          </w:ins>
        </w:p>
        <w:p w14:paraId="389C29FE" w14:textId="5C29BA65" w:rsidR="00DF2BA1" w:rsidRDefault="00DF2BA1">
          <w:pPr>
            <w:pStyle w:val="TOC3"/>
            <w:tabs>
              <w:tab w:val="right" w:leader="dot" w:pos="9016"/>
            </w:tabs>
            <w:rPr>
              <w:ins w:id="117" w:author="Ahmed Shamsheer" w:date="2025-09-20T04:06:00Z" w16du:dateUtc="2025-09-19T23:06:00Z"/>
              <w:rFonts w:eastAsiaTheme="minorEastAsia"/>
              <w:noProof/>
            </w:rPr>
          </w:pPr>
          <w:ins w:id="118"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"_Toc209233626"</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Detailed Information</w:t>
            </w:r>
            <w:r>
              <w:rPr>
                <w:noProof/>
                <w:webHidden/>
              </w:rPr>
              <w:tab/>
            </w:r>
            <w:r>
              <w:rPr>
                <w:noProof/>
                <w:webHidden/>
              </w:rPr>
              <w:fldChar w:fldCharType="begin"/>
            </w:r>
            <w:r>
              <w:rPr>
                <w:noProof/>
                <w:webHidden/>
              </w:rPr>
              <w:instrText xml:space="preserve"> PAGEREF _Toc209233626 \h </w:instrText>
            </w:r>
          </w:ins>
          <w:r>
            <w:rPr>
              <w:noProof/>
              <w:webHidden/>
            </w:rPr>
          </w:r>
          <w:ins w:id="119" w:author="Ahmed Shamsheer" w:date="2025-09-20T04:06:00Z" w16du:dateUtc="2025-09-19T23:06:00Z">
            <w:r>
              <w:rPr>
                <w:noProof/>
                <w:webHidden/>
              </w:rPr>
              <w:fldChar w:fldCharType="separate"/>
            </w:r>
            <w:r>
              <w:rPr>
                <w:noProof/>
                <w:webHidden/>
              </w:rPr>
              <w:t>24</w:t>
            </w:r>
            <w:r>
              <w:rPr>
                <w:noProof/>
                <w:webHidden/>
              </w:rPr>
              <w:fldChar w:fldCharType="end"/>
            </w:r>
            <w:r w:rsidRPr="00C205CA">
              <w:rPr>
                <w:rStyle w:val="Hyperlink"/>
                <w:noProof/>
              </w:rPr>
              <w:fldChar w:fldCharType="end"/>
            </w:r>
          </w:ins>
        </w:p>
        <w:p w14:paraId="5A03D2A2" w14:textId="0C027201" w:rsidR="00DF2BA1" w:rsidRDefault="00DF2BA1">
          <w:pPr>
            <w:pStyle w:val="TOC1"/>
            <w:tabs>
              <w:tab w:val="right" w:leader="dot" w:pos="9016"/>
            </w:tabs>
            <w:rPr>
              <w:ins w:id="120" w:author="Ahmed Shamsheer" w:date="2025-09-20T04:06:00Z" w16du:dateUtc="2025-09-19T23:06:00Z"/>
              <w:rFonts w:eastAsiaTheme="minorEastAsia"/>
              <w:noProof/>
            </w:rPr>
          </w:pPr>
          <w:ins w:id="121"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"_Toc209233627"</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10. Security &amp; Access Control</w:t>
            </w:r>
            <w:r>
              <w:rPr>
                <w:noProof/>
                <w:webHidden/>
              </w:rPr>
              <w:tab/>
            </w:r>
            <w:r>
              <w:rPr>
                <w:noProof/>
                <w:webHidden/>
              </w:rPr>
              <w:fldChar w:fldCharType="begin"/>
            </w:r>
            <w:r>
              <w:rPr>
                <w:noProof/>
                <w:webHidden/>
              </w:rPr>
              <w:instrText xml:space="preserve"> PAGEREF _Toc209233627 \h </w:instrText>
            </w:r>
          </w:ins>
          <w:r>
            <w:rPr>
              <w:noProof/>
              <w:webHidden/>
            </w:rPr>
          </w:r>
          <w:ins w:id="122" w:author="Ahmed Shamsheer" w:date="2025-09-20T04:06:00Z" w16du:dateUtc="2025-09-19T23:06:00Z">
            <w:r>
              <w:rPr>
                <w:noProof/>
                <w:webHidden/>
              </w:rPr>
              <w:fldChar w:fldCharType="separate"/>
            </w:r>
            <w:r>
              <w:rPr>
                <w:noProof/>
                <w:webHidden/>
              </w:rPr>
              <w:t>27</w:t>
            </w:r>
            <w:r>
              <w:rPr>
                <w:noProof/>
                <w:webHidden/>
              </w:rPr>
              <w:fldChar w:fldCharType="end"/>
            </w:r>
            <w:r w:rsidRPr="00C205CA">
              <w:rPr>
                <w:rStyle w:val="Hyperlink"/>
                <w:noProof/>
              </w:rPr>
              <w:fldChar w:fldCharType="end"/>
            </w:r>
          </w:ins>
        </w:p>
        <w:p w14:paraId="5FB47721" w14:textId="2370A644" w:rsidR="00DF2BA1" w:rsidRDefault="00DF2BA1">
          <w:pPr>
            <w:pStyle w:val="TOC3"/>
            <w:tabs>
              <w:tab w:val="right" w:leader="dot" w:pos="9016"/>
            </w:tabs>
            <w:rPr>
              <w:ins w:id="123" w:author="Ahmed Shamsheer" w:date="2025-09-20T04:06:00Z" w16du:dateUtc="2025-09-19T23:06:00Z"/>
              <w:rFonts w:eastAsiaTheme="minorEastAsia"/>
              <w:noProof/>
            </w:rPr>
          </w:pPr>
          <w:ins w:id="124"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"_Toc209233628"</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High-Level Summary</w:t>
            </w:r>
            <w:r>
              <w:rPr>
                <w:noProof/>
                <w:webHidden/>
              </w:rPr>
              <w:tab/>
            </w:r>
            <w:r>
              <w:rPr>
                <w:noProof/>
                <w:webHidden/>
              </w:rPr>
              <w:fldChar w:fldCharType="begin"/>
            </w:r>
            <w:r>
              <w:rPr>
                <w:noProof/>
                <w:webHidden/>
              </w:rPr>
              <w:instrText xml:space="preserve"> PAGEREF _Toc209233628 \h </w:instrText>
            </w:r>
          </w:ins>
          <w:r>
            <w:rPr>
              <w:noProof/>
              <w:webHidden/>
            </w:rPr>
          </w:r>
          <w:ins w:id="125" w:author="Ahmed Shamsheer" w:date="2025-09-20T04:06:00Z" w16du:dateUtc="2025-09-19T23:06:00Z">
            <w:r>
              <w:rPr>
                <w:noProof/>
                <w:webHidden/>
              </w:rPr>
              <w:fldChar w:fldCharType="separate"/>
            </w:r>
            <w:r>
              <w:rPr>
                <w:noProof/>
                <w:webHidden/>
              </w:rPr>
              <w:t>27</w:t>
            </w:r>
            <w:r>
              <w:rPr>
                <w:noProof/>
                <w:webHidden/>
              </w:rPr>
              <w:fldChar w:fldCharType="end"/>
            </w:r>
            <w:r w:rsidRPr="00C205CA">
              <w:rPr>
                <w:rStyle w:val="Hyperlink"/>
                <w:noProof/>
              </w:rPr>
              <w:fldChar w:fldCharType="end"/>
            </w:r>
          </w:ins>
        </w:p>
        <w:p w14:paraId="294B0482" w14:textId="35CBC05E" w:rsidR="00DF2BA1" w:rsidRDefault="00DF2BA1">
          <w:pPr>
            <w:pStyle w:val="TOC3"/>
            <w:tabs>
              <w:tab w:val="right" w:leader="dot" w:pos="9016"/>
            </w:tabs>
            <w:rPr>
              <w:ins w:id="126" w:author="Ahmed Shamsheer" w:date="2025-09-20T04:06:00Z" w16du:dateUtc="2025-09-19T23:06:00Z"/>
              <w:rFonts w:eastAsiaTheme="minorEastAsia"/>
              <w:noProof/>
            </w:rPr>
          </w:pPr>
          <w:ins w:id="127"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"_Toc209233629"</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Process Description</w:t>
            </w:r>
            <w:r>
              <w:rPr>
                <w:noProof/>
                <w:webHidden/>
              </w:rPr>
              <w:tab/>
            </w:r>
            <w:r>
              <w:rPr>
                <w:noProof/>
                <w:webHidden/>
              </w:rPr>
              <w:fldChar w:fldCharType="begin"/>
            </w:r>
            <w:r>
              <w:rPr>
                <w:noProof/>
                <w:webHidden/>
              </w:rPr>
              <w:instrText xml:space="preserve"> PAGEREF _Toc209233629 \h </w:instrText>
            </w:r>
          </w:ins>
          <w:r>
            <w:rPr>
              <w:noProof/>
              <w:webHidden/>
            </w:rPr>
          </w:r>
          <w:ins w:id="128" w:author="Ahmed Shamsheer" w:date="2025-09-20T04:06:00Z" w16du:dateUtc="2025-09-19T23:06:00Z">
            <w:r>
              <w:rPr>
                <w:noProof/>
                <w:webHidden/>
              </w:rPr>
              <w:fldChar w:fldCharType="separate"/>
            </w:r>
            <w:r>
              <w:rPr>
                <w:noProof/>
                <w:webHidden/>
              </w:rPr>
              <w:t>27</w:t>
            </w:r>
            <w:r>
              <w:rPr>
                <w:noProof/>
                <w:webHidden/>
              </w:rPr>
              <w:fldChar w:fldCharType="end"/>
            </w:r>
            <w:r w:rsidRPr="00C205CA">
              <w:rPr>
                <w:rStyle w:val="Hyperlink"/>
                <w:noProof/>
              </w:rPr>
              <w:fldChar w:fldCharType="end"/>
            </w:r>
          </w:ins>
        </w:p>
        <w:p w14:paraId="3DF8A8B2" w14:textId="5C1E3ADE" w:rsidR="00DF2BA1" w:rsidRDefault="00DF2BA1">
          <w:pPr>
            <w:pStyle w:val="TOC3"/>
            <w:tabs>
              <w:tab w:val="right" w:leader="dot" w:pos="9016"/>
            </w:tabs>
            <w:rPr>
              <w:ins w:id="129" w:author="Ahmed Shamsheer" w:date="2025-09-20T04:06:00Z" w16du:dateUtc="2025-09-19T23:06:00Z"/>
              <w:rFonts w:eastAsiaTheme="minorEastAsia"/>
              <w:noProof/>
            </w:rPr>
          </w:pPr>
          <w:ins w:id="130"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"_Toc209233630"</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Detailed Information</w:t>
            </w:r>
            <w:r>
              <w:rPr>
                <w:noProof/>
                <w:webHidden/>
              </w:rPr>
              <w:tab/>
            </w:r>
            <w:r>
              <w:rPr>
                <w:noProof/>
                <w:webHidden/>
              </w:rPr>
              <w:fldChar w:fldCharType="begin"/>
            </w:r>
            <w:r>
              <w:rPr>
                <w:noProof/>
                <w:webHidden/>
              </w:rPr>
              <w:instrText xml:space="preserve"> PAGEREF _Toc209233630 \h </w:instrText>
            </w:r>
          </w:ins>
          <w:r>
            <w:rPr>
              <w:noProof/>
              <w:webHidden/>
            </w:rPr>
          </w:r>
          <w:ins w:id="131" w:author="Ahmed Shamsheer" w:date="2025-09-20T04:06:00Z" w16du:dateUtc="2025-09-19T23:06:00Z">
            <w:r>
              <w:rPr>
                <w:noProof/>
                <w:webHidden/>
              </w:rPr>
              <w:fldChar w:fldCharType="separate"/>
            </w:r>
            <w:r>
              <w:rPr>
                <w:noProof/>
                <w:webHidden/>
              </w:rPr>
              <w:t>27</w:t>
            </w:r>
            <w:r>
              <w:rPr>
                <w:noProof/>
                <w:webHidden/>
              </w:rPr>
              <w:fldChar w:fldCharType="end"/>
            </w:r>
            <w:r w:rsidRPr="00C205CA">
              <w:rPr>
                <w:rStyle w:val="Hyperlink"/>
                <w:noProof/>
              </w:rPr>
              <w:fldChar w:fldCharType="end"/>
            </w:r>
          </w:ins>
        </w:p>
        <w:p w14:paraId="076C9AB8" w14:textId="3EFE9047" w:rsidR="00DF2BA1" w:rsidRDefault="00DF2BA1">
          <w:pPr>
            <w:pStyle w:val="TOC3"/>
            <w:tabs>
              <w:tab w:val="right" w:leader="dot" w:pos="9016"/>
            </w:tabs>
            <w:rPr>
              <w:ins w:id="132" w:author="Ahmed Shamsheer" w:date="2025-09-20T04:06:00Z" w16du:dateUtc="2025-09-19T23:06:00Z"/>
              <w:rFonts w:eastAsiaTheme="minorEastAsia"/>
              <w:noProof/>
            </w:rPr>
          </w:pPr>
          <w:ins w:id="133"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"_Toc209233631"</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highlight w:val="yellow"/>
              </w:rPr>
              <w:t>Recommendations (to finalize this section)</w:t>
            </w:r>
            <w:r>
              <w:rPr>
                <w:noProof/>
                <w:webHidden/>
              </w:rPr>
              <w:tab/>
            </w:r>
            <w:r>
              <w:rPr>
                <w:noProof/>
                <w:webHidden/>
              </w:rPr>
              <w:fldChar w:fldCharType="begin"/>
            </w:r>
            <w:r>
              <w:rPr>
                <w:noProof/>
                <w:webHidden/>
              </w:rPr>
              <w:instrText xml:space="preserve"> PAGEREF _Toc209233631 \h </w:instrText>
            </w:r>
          </w:ins>
          <w:r>
            <w:rPr>
              <w:noProof/>
              <w:webHidden/>
            </w:rPr>
          </w:r>
          <w:ins w:id="134" w:author="Ahmed Shamsheer" w:date="2025-09-20T04:06:00Z" w16du:dateUtc="2025-09-19T23:06:00Z">
            <w:r>
              <w:rPr>
                <w:noProof/>
                <w:webHidden/>
              </w:rPr>
              <w:fldChar w:fldCharType="separate"/>
            </w:r>
            <w:r>
              <w:rPr>
                <w:noProof/>
                <w:webHidden/>
              </w:rPr>
              <w:t>30</w:t>
            </w:r>
            <w:r>
              <w:rPr>
                <w:noProof/>
                <w:webHidden/>
              </w:rPr>
              <w:fldChar w:fldCharType="end"/>
            </w:r>
            <w:r w:rsidRPr="00C205CA">
              <w:rPr>
                <w:rStyle w:val="Hyperlink"/>
                <w:noProof/>
              </w:rPr>
              <w:fldChar w:fldCharType="end"/>
            </w:r>
          </w:ins>
        </w:p>
        <w:p w14:paraId="6C784774" w14:textId="4772DA1E" w:rsidR="00DF2BA1" w:rsidRDefault="00DF2BA1">
          <w:pPr>
            <w:pStyle w:val="TOC1"/>
            <w:tabs>
              <w:tab w:val="right" w:leader="dot" w:pos="9016"/>
            </w:tabs>
            <w:rPr>
              <w:ins w:id="135" w:author="Ahmed Shamsheer" w:date="2025-09-20T04:06:00Z" w16du:dateUtc="2025-09-19T23:06:00Z"/>
              <w:rFonts w:eastAsiaTheme="minorEastAsia"/>
              <w:noProof/>
            </w:rPr>
          </w:pPr>
          <w:ins w:id="136"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"_Toc209233632"</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Appendix A: Business Rules Matrix (Template)</w:t>
            </w:r>
            <w:r>
              <w:rPr>
                <w:noProof/>
                <w:webHidden/>
              </w:rPr>
              <w:tab/>
            </w:r>
            <w:r>
              <w:rPr>
                <w:noProof/>
                <w:webHidden/>
              </w:rPr>
              <w:fldChar w:fldCharType="begin"/>
            </w:r>
            <w:r>
              <w:rPr>
                <w:noProof/>
                <w:webHidden/>
              </w:rPr>
              <w:instrText xml:space="preserve"> PAGEREF _Toc209233632 \h </w:instrText>
            </w:r>
          </w:ins>
          <w:r>
            <w:rPr>
              <w:noProof/>
              <w:webHidden/>
            </w:rPr>
          </w:r>
          <w:ins w:id="137" w:author="Ahmed Shamsheer" w:date="2025-09-20T04:06:00Z" w16du:dateUtc="2025-09-19T23:06:00Z">
            <w:r>
              <w:rPr>
                <w:noProof/>
                <w:webHidden/>
              </w:rPr>
              <w:fldChar w:fldCharType="separate"/>
            </w:r>
            <w:r>
              <w:rPr>
                <w:noProof/>
                <w:webHidden/>
              </w:rPr>
              <w:t>31</w:t>
            </w:r>
            <w:r>
              <w:rPr>
                <w:noProof/>
                <w:webHidden/>
              </w:rPr>
              <w:fldChar w:fldCharType="end"/>
            </w:r>
            <w:r w:rsidRPr="00C205CA">
              <w:rPr>
                <w:rStyle w:val="Hyperlink"/>
                <w:noProof/>
              </w:rPr>
              <w:fldChar w:fldCharType="end"/>
            </w:r>
          </w:ins>
        </w:p>
        <w:p w14:paraId="5D5A1956" w14:textId="0B078478" w:rsidR="00DF2BA1" w:rsidRDefault="00DF2BA1">
          <w:pPr>
            <w:pStyle w:val="TOC3"/>
            <w:tabs>
              <w:tab w:val="right" w:leader="dot" w:pos="9016"/>
            </w:tabs>
            <w:rPr>
              <w:ins w:id="138" w:author="Ahmed Shamsheer" w:date="2025-09-20T04:06:00Z" w16du:dateUtc="2025-09-19T23:06:00Z"/>
              <w:rFonts w:eastAsiaTheme="minorEastAsia"/>
              <w:noProof/>
            </w:rPr>
          </w:pPr>
          <w:ins w:id="139"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"_Toc209233633"</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Purpose</w:t>
            </w:r>
            <w:r>
              <w:rPr>
                <w:noProof/>
                <w:webHidden/>
              </w:rPr>
              <w:tab/>
            </w:r>
            <w:r>
              <w:rPr>
                <w:noProof/>
                <w:webHidden/>
              </w:rPr>
              <w:fldChar w:fldCharType="begin"/>
            </w:r>
            <w:r>
              <w:rPr>
                <w:noProof/>
                <w:webHidden/>
              </w:rPr>
              <w:instrText xml:space="preserve"> PAGEREF _Toc209233633 \h </w:instrText>
            </w:r>
          </w:ins>
          <w:r>
            <w:rPr>
              <w:noProof/>
              <w:webHidden/>
            </w:rPr>
          </w:r>
          <w:ins w:id="140" w:author="Ahmed Shamsheer" w:date="2025-09-20T04:06:00Z" w16du:dateUtc="2025-09-19T23:06:00Z">
            <w:r>
              <w:rPr>
                <w:noProof/>
                <w:webHidden/>
              </w:rPr>
              <w:fldChar w:fldCharType="separate"/>
            </w:r>
            <w:r>
              <w:rPr>
                <w:noProof/>
                <w:webHidden/>
              </w:rPr>
              <w:t>31</w:t>
            </w:r>
            <w:r>
              <w:rPr>
                <w:noProof/>
                <w:webHidden/>
              </w:rPr>
              <w:fldChar w:fldCharType="end"/>
            </w:r>
            <w:r w:rsidRPr="00C205CA">
              <w:rPr>
                <w:rStyle w:val="Hyperlink"/>
                <w:noProof/>
              </w:rPr>
              <w:fldChar w:fldCharType="end"/>
            </w:r>
          </w:ins>
        </w:p>
        <w:p w14:paraId="648ADD2B" w14:textId="34A39A0C" w:rsidR="00DF2BA1" w:rsidRDefault="00DF2BA1">
          <w:pPr>
            <w:pStyle w:val="TOC3"/>
            <w:tabs>
              <w:tab w:val="right" w:leader="dot" w:pos="9016"/>
            </w:tabs>
            <w:rPr>
              <w:ins w:id="141" w:author="Ahmed Shamsheer" w:date="2025-09-20T04:06:00Z" w16du:dateUtc="2025-09-19T23:06:00Z"/>
              <w:rFonts w:eastAsiaTheme="minorEastAsia"/>
              <w:noProof/>
            </w:rPr>
          </w:pPr>
          <w:ins w:id="142"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"_Toc209233634"</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highlight w:val="yellow"/>
              </w:rPr>
              <w:t>Template Table</w:t>
            </w:r>
            <w:r>
              <w:rPr>
                <w:noProof/>
                <w:webHidden/>
              </w:rPr>
              <w:tab/>
            </w:r>
            <w:r>
              <w:rPr>
                <w:noProof/>
                <w:webHidden/>
              </w:rPr>
              <w:fldChar w:fldCharType="begin"/>
            </w:r>
            <w:r>
              <w:rPr>
                <w:noProof/>
                <w:webHidden/>
              </w:rPr>
              <w:instrText xml:space="preserve"> PAGEREF _Toc209233634 \h </w:instrText>
            </w:r>
          </w:ins>
          <w:r>
            <w:rPr>
              <w:noProof/>
              <w:webHidden/>
            </w:rPr>
          </w:r>
          <w:ins w:id="143" w:author="Ahmed Shamsheer" w:date="2025-09-20T04:06:00Z" w16du:dateUtc="2025-09-19T23:06:00Z">
            <w:r>
              <w:rPr>
                <w:noProof/>
                <w:webHidden/>
              </w:rPr>
              <w:fldChar w:fldCharType="separate"/>
            </w:r>
            <w:r>
              <w:rPr>
                <w:noProof/>
                <w:webHidden/>
              </w:rPr>
              <w:t>31</w:t>
            </w:r>
            <w:r>
              <w:rPr>
                <w:noProof/>
                <w:webHidden/>
              </w:rPr>
              <w:fldChar w:fldCharType="end"/>
            </w:r>
            <w:r w:rsidRPr="00C205CA">
              <w:rPr>
                <w:rStyle w:val="Hyperlink"/>
                <w:noProof/>
              </w:rPr>
              <w:fldChar w:fldCharType="end"/>
            </w:r>
          </w:ins>
        </w:p>
        <w:p w14:paraId="3E53AE29" w14:textId="1F504CC7" w:rsidR="00DF2BA1" w:rsidRDefault="00DF2BA1">
          <w:pPr>
            <w:pStyle w:val="TOC3"/>
            <w:tabs>
              <w:tab w:val="right" w:leader="dot" w:pos="9016"/>
            </w:tabs>
            <w:rPr>
              <w:ins w:id="144" w:author="Ahmed Shamsheer" w:date="2025-09-20T04:06:00Z" w16du:dateUtc="2025-09-19T23:06:00Z"/>
              <w:rFonts w:eastAsiaTheme="minorEastAsia"/>
              <w:noProof/>
            </w:rPr>
          </w:pPr>
          <w:ins w:id="145"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"_Toc209233635"</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rPr>
              <w:t>How to Maintain This Matrix</w:t>
            </w:r>
            <w:r>
              <w:rPr>
                <w:noProof/>
                <w:webHidden/>
              </w:rPr>
              <w:tab/>
            </w:r>
            <w:r>
              <w:rPr>
                <w:noProof/>
                <w:webHidden/>
              </w:rPr>
              <w:fldChar w:fldCharType="begin"/>
            </w:r>
            <w:r>
              <w:rPr>
                <w:noProof/>
                <w:webHidden/>
              </w:rPr>
              <w:instrText xml:space="preserve"> PAGEREF _Toc209233635 \h </w:instrText>
            </w:r>
          </w:ins>
          <w:r>
            <w:rPr>
              <w:noProof/>
              <w:webHidden/>
            </w:rPr>
          </w:r>
          <w:ins w:id="146" w:author="Ahmed Shamsheer" w:date="2025-09-20T04:06:00Z" w16du:dateUtc="2025-09-19T23:06:00Z">
            <w:r>
              <w:rPr>
                <w:noProof/>
                <w:webHidden/>
              </w:rPr>
              <w:fldChar w:fldCharType="separate"/>
            </w:r>
            <w:r>
              <w:rPr>
                <w:noProof/>
                <w:webHidden/>
              </w:rPr>
              <w:t>32</w:t>
            </w:r>
            <w:r>
              <w:rPr>
                <w:noProof/>
                <w:webHidden/>
              </w:rPr>
              <w:fldChar w:fldCharType="end"/>
            </w:r>
            <w:r w:rsidRPr="00C205CA">
              <w:rPr>
                <w:rStyle w:val="Hyperlink"/>
                <w:noProof/>
              </w:rPr>
              <w:fldChar w:fldCharType="end"/>
            </w:r>
          </w:ins>
        </w:p>
        <w:p w14:paraId="2B4D382F" w14:textId="60257ED3" w:rsidR="00DF2BA1" w:rsidRDefault="00DF2BA1">
          <w:pPr>
            <w:pStyle w:val="TOC1"/>
            <w:tabs>
              <w:tab w:val="right" w:leader="dot" w:pos="9016"/>
            </w:tabs>
            <w:rPr>
              <w:ins w:id="147" w:author="Ahmed Shamsheer" w:date="2025-09-20T04:06:00Z" w16du:dateUtc="2025-09-19T23:06:00Z"/>
              <w:rFonts w:eastAsiaTheme="minorEastAsia"/>
              <w:noProof/>
            </w:rPr>
          </w:pPr>
          <w:ins w:id="148"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"_Toc209233636"</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highlight w:val="yellow"/>
              </w:rPr>
              <w:t>Appendix B: Diagram Index</w:t>
            </w:r>
            <w:r>
              <w:rPr>
                <w:noProof/>
                <w:webHidden/>
              </w:rPr>
              <w:tab/>
            </w:r>
            <w:r>
              <w:rPr>
                <w:noProof/>
                <w:webHidden/>
              </w:rPr>
              <w:fldChar w:fldCharType="begin"/>
            </w:r>
            <w:r>
              <w:rPr>
                <w:noProof/>
                <w:webHidden/>
              </w:rPr>
              <w:instrText xml:space="preserve"> PAGEREF _Toc209233636 \h </w:instrText>
            </w:r>
          </w:ins>
          <w:r>
            <w:rPr>
              <w:noProof/>
              <w:webHidden/>
            </w:rPr>
          </w:r>
          <w:ins w:id="149" w:author="Ahmed Shamsheer" w:date="2025-09-20T04:06:00Z" w16du:dateUtc="2025-09-19T23:06:00Z">
            <w:r>
              <w:rPr>
                <w:noProof/>
                <w:webHidden/>
              </w:rPr>
              <w:fldChar w:fldCharType="separate"/>
            </w:r>
            <w:r>
              <w:rPr>
                <w:noProof/>
                <w:webHidden/>
              </w:rPr>
              <w:t>32</w:t>
            </w:r>
            <w:r>
              <w:rPr>
                <w:noProof/>
                <w:webHidden/>
              </w:rPr>
              <w:fldChar w:fldCharType="end"/>
            </w:r>
            <w:r w:rsidRPr="00C205CA">
              <w:rPr>
                <w:rStyle w:val="Hyperlink"/>
                <w:noProof/>
              </w:rPr>
              <w:fldChar w:fldCharType="end"/>
            </w:r>
          </w:ins>
        </w:p>
        <w:p w14:paraId="4C711C05" w14:textId="45223031" w:rsidR="00DF2BA1" w:rsidRDefault="00DF2BA1">
          <w:pPr>
            <w:pStyle w:val="TOC1"/>
            <w:tabs>
              <w:tab w:val="right" w:leader="dot" w:pos="9016"/>
            </w:tabs>
            <w:rPr>
              <w:ins w:id="150" w:author="Ahmed Shamsheer" w:date="2025-09-20T04:06:00Z" w16du:dateUtc="2025-09-19T23:06:00Z"/>
              <w:rFonts w:eastAsiaTheme="minorEastAsia"/>
              <w:noProof/>
            </w:rPr>
          </w:pPr>
          <w:ins w:id="151"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"_Toc209233637"</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highlight w:val="yellow"/>
              </w:rPr>
              <w:t>Appendix C: Glossary of Terms</w:t>
            </w:r>
            <w:r>
              <w:rPr>
                <w:noProof/>
                <w:webHidden/>
              </w:rPr>
              <w:tab/>
            </w:r>
            <w:r>
              <w:rPr>
                <w:noProof/>
                <w:webHidden/>
              </w:rPr>
              <w:fldChar w:fldCharType="begin"/>
            </w:r>
            <w:r>
              <w:rPr>
                <w:noProof/>
                <w:webHidden/>
              </w:rPr>
              <w:instrText xml:space="preserve"> PAGEREF _Toc209233637 \h </w:instrText>
            </w:r>
          </w:ins>
          <w:r>
            <w:rPr>
              <w:noProof/>
              <w:webHidden/>
            </w:rPr>
          </w:r>
          <w:ins w:id="152" w:author="Ahmed Shamsheer" w:date="2025-09-20T04:06:00Z" w16du:dateUtc="2025-09-19T23:06:00Z">
            <w:r>
              <w:rPr>
                <w:noProof/>
                <w:webHidden/>
              </w:rPr>
              <w:fldChar w:fldCharType="separate"/>
            </w:r>
            <w:r>
              <w:rPr>
                <w:noProof/>
                <w:webHidden/>
              </w:rPr>
              <w:t>32</w:t>
            </w:r>
            <w:r>
              <w:rPr>
                <w:noProof/>
                <w:webHidden/>
              </w:rPr>
              <w:fldChar w:fldCharType="end"/>
            </w:r>
            <w:r w:rsidRPr="00C205CA">
              <w:rPr>
                <w:rStyle w:val="Hyperlink"/>
                <w:noProof/>
              </w:rPr>
              <w:fldChar w:fldCharType="end"/>
            </w:r>
          </w:ins>
        </w:p>
        <w:p w14:paraId="2A4CC775" w14:textId="446DD4BE" w:rsidR="00DF2BA1" w:rsidRDefault="00DF2BA1">
          <w:pPr>
            <w:pStyle w:val="TOC1"/>
            <w:tabs>
              <w:tab w:val="right" w:leader="dot" w:pos="9016"/>
            </w:tabs>
            <w:rPr>
              <w:ins w:id="153" w:author="Ahmed Shamsheer" w:date="2025-09-20T04:06:00Z" w16du:dateUtc="2025-09-19T23:06:00Z"/>
              <w:rFonts w:eastAsiaTheme="minorEastAsia"/>
              <w:noProof/>
            </w:rPr>
          </w:pPr>
          <w:ins w:id="154" w:author="Ahmed Shamsheer" w:date="2025-09-20T04:06:00Z" w16du:dateUtc="2025-09-19T23:06:00Z">
            <w:r w:rsidRPr="00C205CA">
              <w:rPr>
                <w:rStyle w:val="Hyperlink"/>
                <w:noProof/>
              </w:rPr>
              <w:fldChar w:fldCharType="begin"/>
            </w:r>
            <w:r w:rsidRPr="00C205CA">
              <w:rPr>
                <w:rStyle w:val="Hyperlink"/>
                <w:noProof/>
              </w:rPr>
              <w:instrText xml:space="preserve"> </w:instrText>
            </w:r>
            <w:r>
              <w:rPr>
                <w:noProof/>
              </w:rPr>
              <w:instrText>HYPERLINK \l "_Toc209233638"</w:instrText>
            </w:r>
            <w:r w:rsidRPr="00C205CA">
              <w:rPr>
                <w:rStyle w:val="Hyperlink"/>
                <w:noProof/>
              </w:rPr>
              <w:instrText xml:space="preserve"> </w:instrText>
            </w:r>
            <w:r w:rsidRPr="00C205CA">
              <w:rPr>
                <w:rStyle w:val="Hyperlink"/>
                <w:noProof/>
              </w:rPr>
            </w:r>
            <w:r w:rsidRPr="00C205CA">
              <w:rPr>
                <w:rStyle w:val="Hyperlink"/>
                <w:noProof/>
              </w:rPr>
              <w:fldChar w:fldCharType="separate"/>
            </w:r>
            <w:r w:rsidRPr="00C205CA">
              <w:rPr>
                <w:rStyle w:val="Hyperlink"/>
                <w:noProof/>
                <w:highlight w:val="yellow"/>
              </w:rPr>
              <w:t>Appendix D: Runbook Cross-Reference</w:t>
            </w:r>
            <w:r>
              <w:rPr>
                <w:noProof/>
                <w:webHidden/>
              </w:rPr>
              <w:tab/>
            </w:r>
            <w:r>
              <w:rPr>
                <w:noProof/>
                <w:webHidden/>
              </w:rPr>
              <w:fldChar w:fldCharType="begin"/>
            </w:r>
            <w:r>
              <w:rPr>
                <w:noProof/>
                <w:webHidden/>
              </w:rPr>
              <w:instrText xml:space="preserve"> PAGEREF _Toc209233638 \h </w:instrText>
            </w:r>
          </w:ins>
          <w:r>
            <w:rPr>
              <w:noProof/>
              <w:webHidden/>
            </w:rPr>
          </w:r>
          <w:ins w:id="155" w:author="Ahmed Shamsheer" w:date="2025-09-20T04:06:00Z" w16du:dateUtc="2025-09-19T23:06:00Z">
            <w:r>
              <w:rPr>
                <w:noProof/>
                <w:webHidden/>
              </w:rPr>
              <w:fldChar w:fldCharType="separate"/>
            </w:r>
            <w:r>
              <w:rPr>
                <w:noProof/>
                <w:webHidden/>
              </w:rPr>
              <w:t>32</w:t>
            </w:r>
            <w:r>
              <w:rPr>
                <w:noProof/>
                <w:webHidden/>
              </w:rPr>
              <w:fldChar w:fldCharType="end"/>
            </w:r>
            <w:r w:rsidRPr="00C205CA">
              <w:rPr>
                <w:rStyle w:val="Hyperlink"/>
                <w:noProof/>
              </w:rPr>
              <w:fldChar w:fldCharType="end"/>
            </w:r>
          </w:ins>
        </w:p>
        <w:p w14:paraId="4C8E637C" w14:textId="5E8C8C99" w:rsidR="002D0CE6" w:rsidDel="00DF2BA1" w:rsidRDefault="002D0CE6">
          <w:pPr>
            <w:pStyle w:val="TOC1"/>
            <w:tabs>
              <w:tab w:val="right" w:leader="dot" w:pos="9016"/>
            </w:tabs>
            <w:rPr>
              <w:del w:id="156" w:author="Ahmed Shamsheer" w:date="2025-09-20T04:06:00Z" w16du:dateUtc="2025-09-19T23:06:00Z"/>
              <w:rFonts w:eastAsiaTheme="minorEastAsia"/>
              <w:noProof/>
            </w:rPr>
          </w:pPr>
          <w:del w:id="157" w:author="Ahmed Shamsheer" w:date="2025-09-20T04:06:00Z" w16du:dateUtc="2025-09-19T23:06:00Z">
            <w:r w:rsidRPr="00DF2BA1" w:rsidDel="00DF2BA1">
              <w:rPr>
                <w:noProof/>
                <w:rPrChange w:id="158" w:author="Ahmed Shamsheer" w:date="2025-09-20T04:06:00Z" w16du:dateUtc="2025-09-19T23:06:00Z">
                  <w:rPr>
                    <w:rStyle w:val="Hyperlink"/>
                    <w:rFonts w:eastAsia="Times New Roman"/>
                  </w:rPr>
                </w:rPrChange>
              </w:rPr>
              <w:delText xml:space="preserve">1. </w:delText>
            </w:r>
            <w:r w:rsidRPr="00DF2BA1" w:rsidDel="00DF2BA1">
              <w:rPr>
                <w:rPrChange w:id="159" w:author="Ahmed Shamsheer" w:date="2025-09-20T04:06:00Z" w16du:dateUtc="2025-09-19T23:06:00Z">
                  <w:rPr>
                    <w:rStyle w:val="Hyperlink"/>
                    <w:rFonts w:eastAsia="Times New Roman"/>
                    <w:noProof/>
                  </w:rPr>
                </w:rPrChange>
              </w:rPr>
              <w:delText>Executive Summary</w:delText>
            </w:r>
            <w:r w:rsidDel="00DF2BA1">
              <w:rPr>
                <w:noProof/>
                <w:webHidden/>
              </w:rPr>
              <w:tab/>
              <w:delText>3</w:delText>
            </w:r>
          </w:del>
        </w:p>
        <w:p w14:paraId="0D8B7B8B" w14:textId="589B5E6F" w:rsidR="002D0CE6" w:rsidDel="00DF2BA1" w:rsidRDefault="002D0CE6">
          <w:pPr>
            <w:pStyle w:val="TOC1"/>
            <w:tabs>
              <w:tab w:val="right" w:leader="dot" w:pos="9016"/>
            </w:tabs>
            <w:rPr>
              <w:del w:id="160" w:author="Ahmed Shamsheer" w:date="2025-09-20T04:06:00Z" w16du:dateUtc="2025-09-19T23:06:00Z"/>
              <w:rFonts w:eastAsiaTheme="minorEastAsia"/>
              <w:noProof/>
            </w:rPr>
          </w:pPr>
          <w:del w:id="161" w:author="Ahmed Shamsheer" w:date="2025-09-20T04:06:00Z" w16du:dateUtc="2025-09-19T23:06:00Z">
            <w:r w:rsidRPr="00DF2BA1" w:rsidDel="00DF2BA1">
              <w:rPr>
                <w:noProof/>
                <w:rPrChange w:id="162" w:author="Ahmed Shamsheer" w:date="2025-09-20T04:06:00Z" w16du:dateUtc="2025-09-19T23:06:00Z">
                  <w:rPr>
                    <w:rStyle w:val="Hyperlink"/>
                    <w:rFonts w:eastAsia="Times New Roman"/>
                  </w:rPr>
                </w:rPrChange>
              </w:rPr>
              <w:delText xml:space="preserve">2. </w:delText>
            </w:r>
            <w:r w:rsidRPr="00DF2BA1" w:rsidDel="00DF2BA1">
              <w:rPr>
                <w:rPrChange w:id="163" w:author="Ahmed Shamsheer" w:date="2025-09-20T04:06:00Z" w16du:dateUtc="2025-09-19T23:06:00Z">
                  <w:rPr>
                    <w:rStyle w:val="Hyperlink"/>
                    <w:rFonts w:eastAsia="Times New Roman"/>
                    <w:noProof/>
                  </w:rPr>
                </w:rPrChange>
              </w:rPr>
              <w:delText>High-Level Architecture Overview</w:delText>
            </w:r>
            <w:r w:rsidDel="00DF2BA1">
              <w:rPr>
                <w:noProof/>
                <w:webHidden/>
              </w:rPr>
              <w:tab/>
              <w:delText>4</w:delText>
            </w:r>
          </w:del>
        </w:p>
        <w:p w14:paraId="3B0F41C3" w14:textId="313B1971" w:rsidR="002D0CE6" w:rsidDel="00DF2BA1" w:rsidRDefault="002D0CE6">
          <w:pPr>
            <w:pStyle w:val="TOC1"/>
            <w:tabs>
              <w:tab w:val="right" w:leader="dot" w:pos="9016"/>
            </w:tabs>
            <w:rPr>
              <w:del w:id="164" w:author="Ahmed Shamsheer" w:date="2025-09-20T04:06:00Z" w16du:dateUtc="2025-09-19T23:06:00Z"/>
              <w:rFonts w:eastAsiaTheme="minorEastAsia"/>
              <w:noProof/>
            </w:rPr>
          </w:pPr>
          <w:del w:id="165" w:author="Ahmed Shamsheer" w:date="2025-09-20T04:06:00Z" w16du:dateUtc="2025-09-19T23:06:00Z">
            <w:r w:rsidRPr="00DF2BA1" w:rsidDel="00DF2BA1">
              <w:rPr>
                <w:rPrChange w:id="166" w:author="Ahmed Shamsheer" w:date="2025-09-20T04:06:00Z" w16du:dateUtc="2025-09-19T23:06:00Z">
                  <w:rPr>
                    <w:rStyle w:val="Hyperlink"/>
                    <w:noProof/>
                  </w:rPr>
                </w:rPrChange>
              </w:rPr>
              <w:delText>3. Data Ingestion (Bots + PAD)</w:delText>
            </w:r>
            <w:r w:rsidDel="00DF2BA1">
              <w:rPr>
                <w:noProof/>
                <w:webHidden/>
              </w:rPr>
              <w:tab/>
              <w:delText>5</w:delText>
            </w:r>
          </w:del>
        </w:p>
        <w:p w14:paraId="535AAD81" w14:textId="428C0CAB" w:rsidR="002D0CE6" w:rsidDel="00DF2BA1" w:rsidRDefault="002D0CE6">
          <w:pPr>
            <w:pStyle w:val="TOC3"/>
            <w:tabs>
              <w:tab w:val="right" w:leader="dot" w:pos="9016"/>
            </w:tabs>
            <w:rPr>
              <w:del w:id="167" w:author="Ahmed Shamsheer" w:date="2025-09-20T04:06:00Z" w16du:dateUtc="2025-09-19T23:06:00Z"/>
              <w:rFonts w:eastAsiaTheme="minorEastAsia"/>
              <w:noProof/>
            </w:rPr>
          </w:pPr>
          <w:del w:id="168" w:author="Ahmed Shamsheer" w:date="2025-09-20T04:06:00Z" w16du:dateUtc="2025-09-19T23:06:00Z">
            <w:r w:rsidRPr="00DF2BA1" w:rsidDel="00DF2BA1">
              <w:rPr>
                <w:rPrChange w:id="169" w:author="Ahmed Shamsheer" w:date="2025-09-20T04:06:00Z" w16du:dateUtc="2025-09-19T23:06:00Z">
                  <w:rPr>
                    <w:rStyle w:val="Hyperlink"/>
                    <w:noProof/>
                  </w:rPr>
                </w:rPrChange>
              </w:rPr>
              <w:delText>High-Level Summary</w:delText>
            </w:r>
            <w:r w:rsidDel="00DF2BA1">
              <w:rPr>
                <w:noProof/>
                <w:webHidden/>
              </w:rPr>
              <w:tab/>
              <w:delText>5</w:delText>
            </w:r>
          </w:del>
        </w:p>
        <w:p w14:paraId="58BF1BA2" w14:textId="0279E893" w:rsidR="002D0CE6" w:rsidDel="00DF2BA1" w:rsidRDefault="002D0CE6">
          <w:pPr>
            <w:pStyle w:val="TOC3"/>
            <w:tabs>
              <w:tab w:val="right" w:leader="dot" w:pos="9016"/>
            </w:tabs>
            <w:rPr>
              <w:del w:id="170" w:author="Ahmed Shamsheer" w:date="2025-09-20T04:06:00Z" w16du:dateUtc="2025-09-19T23:06:00Z"/>
              <w:rFonts w:eastAsiaTheme="minorEastAsia"/>
              <w:noProof/>
            </w:rPr>
          </w:pPr>
          <w:del w:id="171" w:author="Ahmed Shamsheer" w:date="2025-09-20T04:06:00Z" w16du:dateUtc="2025-09-19T23:06:00Z">
            <w:r w:rsidRPr="00DF2BA1" w:rsidDel="00DF2BA1">
              <w:rPr>
                <w:rPrChange w:id="172" w:author="Ahmed Shamsheer" w:date="2025-09-20T04:06:00Z" w16du:dateUtc="2025-09-19T23:06:00Z">
                  <w:rPr>
                    <w:rStyle w:val="Hyperlink"/>
                    <w:noProof/>
                  </w:rPr>
                </w:rPrChange>
              </w:rPr>
              <w:delText>Process Description</w:delText>
            </w:r>
            <w:r w:rsidDel="00DF2BA1">
              <w:rPr>
                <w:noProof/>
                <w:webHidden/>
              </w:rPr>
              <w:tab/>
              <w:delText>5</w:delText>
            </w:r>
          </w:del>
        </w:p>
        <w:p w14:paraId="3693F3AA" w14:textId="676AC056" w:rsidR="002D0CE6" w:rsidDel="00DF2BA1" w:rsidRDefault="002D0CE6">
          <w:pPr>
            <w:pStyle w:val="TOC3"/>
            <w:tabs>
              <w:tab w:val="right" w:leader="dot" w:pos="9016"/>
            </w:tabs>
            <w:rPr>
              <w:del w:id="173" w:author="Ahmed Shamsheer" w:date="2025-09-20T04:06:00Z" w16du:dateUtc="2025-09-19T23:06:00Z"/>
              <w:rFonts w:eastAsiaTheme="minorEastAsia"/>
              <w:noProof/>
            </w:rPr>
          </w:pPr>
          <w:del w:id="174" w:author="Ahmed Shamsheer" w:date="2025-09-20T04:06:00Z" w16du:dateUtc="2025-09-19T23:06:00Z">
            <w:r w:rsidRPr="00DF2BA1" w:rsidDel="00DF2BA1">
              <w:rPr>
                <w:rPrChange w:id="175" w:author="Ahmed Shamsheer" w:date="2025-09-20T04:06:00Z" w16du:dateUtc="2025-09-19T23:06:00Z">
                  <w:rPr>
                    <w:rStyle w:val="Hyperlink"/>
                    <w:noProof/>
                  </w:rPr>
                </w:rPrChange>
              </w:rPr>
              <w:delText>Diagram: Data Ingestion Workflow</w:delText>
            </w:r>
            <w:r w:rsidDel="00DF2BA1">
              <w:rPr>
                <w:noProof/>
                <w:webHidden/>
              </w:rPr>
              <w:tab/>
              <w:delText>6</w:delText>
            </w:r>
          </w:del>
        </w:p>
        <w:p w14:paraId="64F7841E" w14:textId="307FB466" w:rsidR="002D0CE6" w:rsidDel="00DF2BA1" w:rsidRDefault="002D0CE6">
          <w:pPr>
            <w:pStyle w:val="TOC3"/>
            <w:tabs>
              <w:tab w:val="right" w:leader="dot" w:pos="9016"/>
            </w:tabs>
            <w:rPr>
              <w:del w:id="176" w:author="Ahmed Shamsheer" w:date="2025-09-20T04:06:00Z" w16du:dateUtc="2025-09-19T23:06:00Z"/>
              <w:rFonts w:eastAsiaTheme="minorEastAsia"/>
              <w:noProof/>
            </w:rPr>
          </w:pPr>
          <w:del w:id="177" w:author="Ahmed Shamsheer" w:date="2025-09-20T04:06:00Z" w16du:dateUtc="2025-09-19T23:06:00Z">
            <w:r w:rsidRPr="00DF2BA1" w:rsidDel="00DF2BA1">
              <w:rPr>
                <w:rPrChange w:id="178" w:author="Ahmed Shamsheer" w:date="2025-09-20T04:06:00Z" w16du:dateUtc="2025-09-19T23:06:00Z">
                  <w:rPr>
                    <w:rStyle w:val="Hyperlink"/>
                    <w:noProof/>
                  </w:rPr>
                </w:rPrChange>
              </w:rPr>
              <w:delText>Detailed Information</w:delText>
            </w:r>
            <w:r w:rsidDel="00DF2BA1">
              <w:rPr>
                <w:noProof/>
                <w:webHidden/>
              </w:rPr>
              <w:tab/>
              <w:delText>7</w:delText>
            </w:r>
          </w:del>
        </w:p>
        <w:p w14:paraId="0694580E" w14:textId="4F6C9593" w:rsidR="002D0CE6" w:rsidDel="00DF2BA1" w:rsidRDefault="002D0CE6">
          <w:pPr>
            <w:pStyle w:val="TOC1"/>
            <w:tabs>
              <w:tab w:val="right" w:leader="dot" w:pos="9016"/>
            </w:tabs>
            <w:rPr>
              <w:del w:id="179" w:author="Ahmed Shamsheer" w:date="2025-09-20T04:06:00Z" w16du:dateUtc="2025-09-19T23:06:00Z"/>
              <w:rFonts w:eastAsiaTheme="minorEastAsia"/>
              <w:noProof/>
            </w:rPr>
          </w:pPr>
          <w:del w:id="180" w:author="Ahmed Shamsheer" w:date="2025-09-20T04:06:00Z" w16du:dateUtc="2025-09-19T23:06:00Z">
            <w:r w:rsidRPr="00DF2BA1" w:rsidDel="00DF2BA1">
              <w:rPr>
                <w:rPrChange w:id="181" w:author="Ahmed Shamsheer" w:date="2025-09-20T04:06:00Z" w16du:dateUtc="2025-09-19T23:06:00Z">
                  <w:rPr>
                    <w:rStyle w:val="Hyperlink"/>
                    <w:noProof/>
                  </w:rPr>
                </w:rPrChange>
              </w:rPr>
              <w:lastRenderedPageBreak/>
              <w:delText>4. Storage &amp; Pipelines (Blob + Synapse)</w:delText>
            </w:r>
            <w:r w:rsidDel="00DF2BA1">
              <w:rPr>
                <w:noProof/>
                <w:webHidden/>
              </w:rPr>
              <w:tab/>
              <w:delText>8</w:delText>
            </w:r>
          </w:del>
        </w:p>
        <w:p w14:paraId="0402CCCF" w14:textId="353212D6" w:rsidR="002D0CE6" w:rsidDel="00DF2BA1" w:rsidRDefault="002D0CE6">
          <w:pPr>
            <w:pStyle w:val="TOC3"/>
            <w:tabs>
              <w:tab w:val="right" w:leader="dot" w:pos="9016"/>
            </w:tabs>
            <w:rPr>
              <w:del w:id="182" w:author="Ahmed Shamsheer" w:date="2025-09-20T04:06:00Z" w16du:dateUtc="2025-09-19T23:06:00Z"/>
              <w:rFonts w:eastAsiaTheme="minorEastAsia"/>
              <w:noProof/>
            </w:rPr>
          </w:pPr>
          <w:del w:id="183" w:author="Ahmed Shamsheer" w:date="2025-09-20T04:06:00Z" w16du:dateUtc="2025-09-19T23:06:00Z">
            <w:r w:rsidRPr="00DF2BA1" w:rsidDel="00DF2BA1">
              <w:rPr>
                <w:rPrChange w:id="184" w:author="Ahmed Shamsheer" w:date="2025-09-20T04:06:00Z" w16du:dateUtc="2025-09-19T23:06:00Z">
                  <w:rPr>
                    <w:rStyle w:val="Hyperlink"/>
                    <w:noProof/>
                  </w:rPr>
                </w:rPrChange>
              </w:rPr>
              <w:delText>High-Level Summary</w:delText>
            </w:r>
            <w:r w:rsidDel="00DF2BA1">
              <w:rPr>
                <w:noProof/>
                <w:webHidden/>
              </w:rPr>
              <w:tab/>
              <w:delText>8</w:delText>
            </w:r>
          </w:del>
        </w:p>
        <w:p w14:paraId="7A77CBC1" w14:textId="7AFF5BA0" w:rsidR="002D0CE6" w:rsidDel="00DF2BA1" w:rsidRDefault="002D0CE6">
          <w:pPr>
            <w:pStyle w:val="TOC3"/>
            <w:tabs>
              <w:tab w:val="right" w:leader="dot" w:pos="9016"/>
            </w:tabs>
            <w:rPr>
              <w:del w:id="185" w:author="Ahmed Shamsheer" w:date="2025-09-20T04:06:00Z" w16du:dateUtc="2025-09-19T23:06:00Z"/>
              <w:rFonts w:eastAsiaTheme="minorEastAsia"/>
              <w:noProof/>
            </w:rPr>
          </w:pPr>
          <w:del w:id="186" w:author="Ahmed Shamsheer" w:date="2025-09-20T04:06:00Z" w16du:dateUtc="2025-09-19T23:06:00Z">
            <w:r w:rsidRPr="00DF2BA1" w:rsidDel="00DF2BA1">
              <w:rPr>
                <w:rPrChange w:id="187" w:author="Ahmed Shamsheer" w:date="2025-09-20T04:06:00Z" w16du:dateUtc="2025-09-19T23:06:00Z">
                  <w:rPr>
                    <w:rStyle w:val="Hyperlink"/>
                    <w:noProof/>
                  </w:rPr>
                </w:rPrChange>
              </w:rPr>
              <w:delText>Process Description</w:delText>
            </w:r>
            <w:r w:rsidDel="00DF2BA1">
              <w:rPr>
                <w:noProof/>
                <w:webHidden/>
              </w:rPr>
              <w:tab/>
              <w:delText>8</w:delText>
            </w:r>
          </w:del>
        </w:p>
        <w:p w14:paraId="60D0B1E8" w14:textId="3708208A" w:rsidR="002D0CE6" w:rsidDel="00DF2BA1" w:rsidRDefault="002D0CE6">
          <w:pPr>
            <w:pStyle w:val="TOC3"/>
            <w:tabs>
              <w:tab w:val="right" w:leader="dot" w:pos="9016"/>
            </w:tabs>
            <w:rPr>
              <w:del w:id="188" w:author="Ahmed Shamsheer" w:date="2025-09-20T04:06:00Z" w16du:dateUtc="2025-09-19T23:06:00Z"/>
              <w:rFonts w:eastAsiaTheme="minorEastAsia"/>
              <w:noProof/>
            </w:rPr>
          </w:pPr>
          <w:del w:id="189" w:author="Ahmed Shamsheer" w:date="2025-09-20T04:06:00Z" w16du:dateUtc="2025-09-19T23:06:00Z">
            <w:r w:rsidRPr="00DF2BA1" w:rsidDel="00DF2BA1">
              <w:rPr>
                <w:rPrChange w:id="190" w:author="Ahmed Shamsheer" w:date="2025-09-20T04:06:00Z" w16du:dateUtc="2025-09-19T23:06:00Z">
                  <w:rPr>
                    <w:rStyle w:val="Hyperlink"/>
                    <w:noProof/>
                  </w:rPr>
                </w:rPrChange>
              </w:rPr>
              <w:delText>Notebook Structure (Simplified)</w:delText>
            </w:r>
            <w:r w:rsidDel="00DF2BA1">
              <w:rPr>
                <w:noProof/>
                <w:webHidden/>
              </w:rPr>
              <w:tab/>
              <w:delText>8</w:delText>
            </w:r>
          </w:del>
        </w:p>
        <w:p w14:paraId="414608CB" w14:textId="68635F97" w:rsidR="002D0CE6" w:rsidDel="00DF2BA1" w:rsidRDefault="002D0CE6">
          <w:pPr>
            <w:pStyle w:val="TOC3"/>
            <w:tabs>
              <w:tab w:val="right" w:leader="dot" w:pos="9016"/>
            </w:tabs>
            <w:rPr>
              <w:del w:id="191" w:author="Ahmed Shamsheer" w:date="2025-09-20T04:06:00Z" w16du:dateUtc="2025-09-19T23:06:00Z"/>
              <w:rFonts w:eastAsiaTheme="minorEastAsia"/>
              <w:noProof/>
            </w:rPr>
          </w:pPr>
          <w:del w:id="192" w:author="Ahmed Shamsheer" w:date="2025-09-20T04:06:00Z" w16du:dateUtc="2025-09-19T23:06:00Z">
            <w:r w:rsidRPr="00DF2BA1" w:rsidDel="00DF2BA1">
              <w:rPr>
                <w:rPrChange w:id="193" w:author="Ahmed Shamsheer" w:date="2025-09-20T04:06:00Z" w16du:dateUtc="2025-09-19T23:06:00Z">
                  <w:rPr>
                    <w:rStyle w:val="Hyperlink"/>
                    <w:noProof/>
                  </w:rPr>
                </w:rPrChange>
              </w:rPr>
              <w:delText>Detailed Information</w:delText>
            </w:r>
            <w:r w:rsidDel="00DF2BA1">
              <w:rPr>
                <w:noProof/>
                <w:webHidden/>
              </w:rPr>
              <w:tab/>
              <w:delText>9</w:delText>
            </w:r>
          </w:del>
        </w:p>
        <w:p w14:paraId="36CC22B9" w14:textId="5ABD1EE0" w:rsidR="002D0CE6" w:rsidDel="00DF2BA1" w:rsidRDefault="002D0CE6">
          <w:pPr>
            <w:pStyle w:val="TOC1"/>
            <w:tabs>
              <w:tab w:val="right" w:leader="dot" w:pos="9016"/>
            </w:tabs>
            <w:rPr>
              <w:del w:id="194" w:author="Ahmed Shamsheer" w:date="2025-09-20T04:06:00Z" w16du:dateUtc="2025-09-19T23:06:00Z"/>
              <w:rFonts w:eastAsiaTheme="minorEastAsia"/>
              <w:noProof/>
            </w:rPr>
          </w:pPr>
          <w:del w:id="195" w:author="Ahmed Shamsheer" w:date="2025-09-20T04:06:00Z" w16du:dateUtc="2025-09-19T23:06:00Z">
            <w:r w:rsidRPr="00DF2BA1" w:rsidDel="00DF2BA1">
              <w:rPr>
                <w:rPrChange w:id="196" w:author="Ahmed Shamsheer" w:date="2025-09-20T04:06:00Z" w16du:dateUtc="2025-09-19T23:06:00Z">
                  <w:rPr>
                    <w:rStyle w:val="Hyperlink"/>
                    <w:noProof/>
                  </w:rPr>
                </w:rPrChange>
              </w:rPr>
              <w:delText>5. Data Layers &amp; Databases</w:delText>
            </w:r>
            <w:r w:rsidDel="00DF2BA1">
              <w:rPr>
                <w:noProof/>
                <w:webHidden/>
              </w:rPr>
              <w:tab/>
              <w:delText>11</w:delText>
            </w:r>
          </w:del>
        </w:p>
        <w:p w14:paraId="505CD7EA" w14:textId="20317E9B" w:rsidR="002D0CE6" w:rsidDel="00DF2BA1" w:rsidRDefault="002D0CE6">
          <w:pPr>
            <w:pStyle w:val="TOC3"/>
            <w:tabs>
              <w:tab w:val="right" w:leader="dot" w:pos="9016"/>
            </w:tabs>
            <w:rPr>
              <w:del w:id="197" w:author="Ahmed Shamsheer" w:date="2025-09-20T04:06:00Z" w16du:dateUtc="2025-09-19T23:06:00Z"/>
              <w:rFonts w:eastAsiaTheme="minorEastAsia"/>
              <w:noProof/>
            </w:rPr>
          </w:pPr>
          <w:del w:id="198" w:author="Ahmed Shamsheer" w:date="2025-09-20T04:06:00Z" w16du:dateUtc="2025-09-19T23:06:00Z">
            <w:r w:rsidRPr="00DF2BA1" w:rsidDel="00DF2BA1">
              <w:rPr>
                <w:rPrChange w:id="199" w:author="Ahmed Shamsheer" w:date="2025-09-20T04:06:00Z" w16du:dateUtc="2025-09-19T23:06:00Z">
                  <w:rPr>
                    <w:rStyle w:val="Hyperlink"/>
                    <w:noProof/>
                  </w:rPr>
                </w:rPrChange>
              </w:rPr>
              <w:delText>High-Level Summary</w:delText>
            </w:r>
            <w:r w:rsidDel="00DF2BA1">
              <w:rPr>
                <w:noProof/>
                <w:webHidden/>
              </w:rPr>
              <w:tab/>
              <w:delText>11</w:delText>
            </w:r>
          </w:del>
        </w:p>
        <w:p w14:paraId="14D41B81" w14:textId="31197D57" w:rsidR="002D0CE6" w:rsidDel="00DF2BA1" w:rsidRDefault="002D0CE6">
          <w:pPr>
            <w:pStyle w:val="TOC3"/>
            <w:tabs>
              <w:tab w:val="right" w:leader="dot" w:pos="9016"/>
            </w:tabs>
            <w:rPr>
              <w:del w:id="200" w:author="Ahmed Shamsheer" w:date="2025-09-20T04:06:00Z" w16du:dateUtc="2025-09-19T23:06:00Z"/>
              <w:rFonts w:eastAsiaTheme="minorEastAsia"/>
              <w:noProof/>
            </w:rPr>
          </w:pPr>
          <w:del w:id="201" w:author="Ahmed Shamsheer" w:date="2025-09-20T04:06:00Z" w16du:dateUtc="2025-09-19T23:06:00Z">
            <w:r w:rsidRPr="00DF2BA1" w:rsidDel="00DF2BA1">
              <w:rPr>
                <w:rPrChange w:id="202" w:author="Ahmed Shamsheer" w:date="2025-09-20T04:06:00Z" w16du:dateUtc="2025-09-19T23:06:00Z">
                  <w:rPr>
                    <w:rStyle w:val="Hyperlink"/>
                    <w:noProof/>
                  </w:rPr>
                </w:rPrChange>
              </w:rPr>
              <w:delText>Process Description</w:delText>
            </w:r>
            <w:r w:rsidDel="00DF2BA1">
              <w:rPr>
                <w:noProof/>
                <w:webHidden/>
              </w:rPr>
              <w:tab/>
              <w:delText>11</w:delText>
            </w:r>
          </w:del>
        </w:p>
        <w:p w14:paraId="282FE221" w14:textId="7A852451" w:rsidR="002D0CE6" w:rsidDel="00DF2BA1" w:rsidRDefault="002D0CE6">
          <w:pPr>
            <w:pStyle w:val="TOC3"/>
            <w:tabs>
              <w:tab w:val="right" w:leader="dot" w:pos="9016"/>
            </w:tabs>
            <w:rPr>
              <w:del w:id="203" w:author="Ahmed Shamsheer" w:date="2025-09-20T04:06:00Z" w16du:dateUtc="2025-09-19T23:06:00Z"/>
              <w:rFonts w:eastAsiaTheme="minorEastAsia"/>
              <w:noProof/>
            </w:rPr>
          </w:pPr>
          <w:del w:id="204" w:author="Ahmed Shamsheer" w:date="2025-09-20T04:06:00Z" w16du:dateUtc="2025-09-19T23:06:00Z">
            <w:r w:rsidRPr="00DF2BA1" w:rsidDel="00DF2BA1">
              <w:rPr>
                <w:rPrChange w:id="205" w:author="Ahmed Shamsheer" w:date="2025-09-20T04:06:00Z" w16du:dateUtc="2025-09-19T23:06:00Z">
                  <w:rPr>
                    <w:rStyle w:val="Hyperlink"/>
                    <w:noProof/>
                  </w:rPr>
                </w:rPrChange>
              </w:rPr>
              <w:delText>Detailed Information</w:delText>
            </w:r>
            <w:r w:rsidDel="00DF2BA1">
              <w:rPr>
                <w:noProof/>
                <w:webHidden/>
              </w:rPr>
              <w:tab/>
              <w:delText>12</w:delText>
            </w:r>
          </w:del>
        </w:p>
        <w:p w14:paraId="5002E3A7" w14:textId="6EDF1F97" w:rsidR="002D0CE6" w:rsidDel="00DF2BA1" w:rsidRDefault="002D0CE6">
          <w:pPr>
            <w:pStyle w:val="TOC3"/>
            <w:tabs>
              <w:tab w:val="right" w:leader="dot" w:pos="9016"/>
            </w:tabs>
            <w:rPr>
              <w:del w:id="206" w:author="Ahmed Shamsheer" w:date="2025-09-20T04:06:00Z" w16du:dateUtc="2025-09-19T23:06:00Z"/>
              <w:rFonts w:eastAsiaTheme="minorEastAsia"/>
              <w:noProof/>
            </w:rPr>
          </w:pPr>
          <w:del w:id="207" w:author="Ahmed Shamsheer" w:date="2025-09-20T04:06:00Z" w16du:dateUtc="2025-09-19T23:06:00Z">
            <w:r w:rsidRPr="00DF2BA1" w:rsidDel="00DF2BA1">
              <w:rPr>
                <w:rPrChange w:id="208" w:author="Ahmed Shamsheer" w:date="2025-09-20T04:06:00Z" w16du:dateUtc="2025-09-19T23:06:00Z">
                  <w:rPr>
                    <w:rStyle w:val="Hyperlink"/>
                    <w:noProof/>
                  </w:rPr>
                </w:rPrChange>
              </w:rPr>
              <w:delText>Operator Notes</w:delText>
            </w:r>
            <w:r w:rsidDel="00DF2BA1">
              <w:rPr>
                <w:noProof/>
                <w:webHidden/>
              </w:rPr>
              <w:tab/>
              <w:delText>12</w:delText>
            </w:r>
          </w:del>
        </w:p>
        <w:p w14:paraId="19E46B71" w14:textId="11FF10D8" w:rsidR="002D0CE6" w:rsidDel="00DF2BA1" w:rsidRDefault="002D0CE6">
          <w:pPr>
            <w:pStyle w:val="TOC1"/>
            <w:tabs>
              <w:tab w:val="right" w:leader="dot" w:pos="9016"/>
            </w:tabs>
            <w:rPr>
              <w:del w:id="209" w:author="Ahmed Shamsheer" w:date="2025-09-20T04:06:00Z" w16du:dateUtc="2025-09-19T23:06:00Z"/>
              <w:rFonts w:eastAsiaTheme="minorEastAsia"/>
              <w:noProof/>
            </w:rPr>
          </w:pPr>
          <w:del w:id="210" w:author="Ahmed Shamsheer" w:date="2025-09-20T04:06:00Z" w16du:dateUtc="2025-09-19T23:06:00Z">
            <w:r w:rsidRPr="00DF2BA1" w:rsidDel="00DF2BA1">
              <w:rPr>
                <w:rPrChange w:id="211" w:author="Ahmed Shamsheer" w:date="2025-09-20T04:06:00Z" w16du:dateUtc="2025-09-19T23:06:00Z">
                  <w:rPr>
                    <w:rStyle w:val="Hyperlink"/>
                    <w:noProof/>
                  </w:rPr>
                </w:rPrChange>
              </w:rPr>
              <w:delText>6. Analytical Cubes (Catalog)</w:delText>
            </w:r>
            <w:r w:rsidDel="00DF2BA1">
              <w:rPr>
                <w:noProof/>
                <w:webHidden/>
              </w:rPr>
              <w:tab/>
              <w:delText>13</w:delText>
            </w:r>
          </w:del>
        </w:p>
        <w:p w14:paraId="6AFA857F" w14:textId="15BB32C0" w:rsidR="002D0CE6" w:rsidDel="00DF2BA1" w:rsidRDefault="002D0CE6">
          <w:pPr>
            <w:pStyle w:val="TOC3"/>
            <w:tabs>
              <w:tab w:val="right" w:leader="dot" w:pos="9016"/>
            </w:tabs>
            <w:rPr>
              <w:del w:id="212" w:author="Ahmed Shamsheer" w:date="2025-09-20T04:06:00Z" w16du:dateUtc="2025-09-19T23:06:00Z"/>
              <w:rFonts w:eastAsiaTheme="minorEastAsia"/>
              <w:noProof/>
            </w:rPr>
          </w:pPr>
          <w:del w:id="213" w:author="Ahmed Shamsheer" w:date="2025-09-20T04:06:00Z" w16du:dateUtc="2025-09-19T23:06:00Z">
            <w:r w:rsidRPr="00DF2BA1" w:rsidDel="00DF2BA1">
              <w:rPr>
                <w:rPrChange w:id="214" w:author="Ahmed Shamsheer" w:date="2025-09-20T04:06:00Z" w16du:dateUtc="2025-09-19T23:06:00Z">
                  <w:rPr>
                    <w:rStyle w:val="Hyperlink"/>
                    <w:noProof/>
                  </w:rPr>
                </w:rPrChange>
              </w:rPr>
              <w:delText>High-Level Summary</w:delText>
            </w:r>
            <w:r w:rsidDel="00DF2BA1">
              <w:rPr>
                <w:noProof/>
                <w:webHidden/>
              </w:rPr>
              <w:tab/>
              <w:delText>13</w:delText>
            </w:r>
          </w:del>
        </w:p>
        <w:p w14:paraId="27E042DD" w14:textId="37B7D4A7" w:rsidR="002D0CE6" w:rsidDel="00DF2BA1" w:rsidRDefault="002D0CE6">
          <w:pPr>
            <w:pStyle w:val="TOC3"/>
            <w:tabs>
              <w:tab w:val="right" w:leader="dot" w:pos="9016"/>
            </w:tabs>
            <w:rPr>
              <w:del w:id="215" w:author="Ahmed Shamsheer" w:date="2025-09-20T04:06:00Z" w16du:dateUtc="2025-09-19T23:06:00Z"/>
              <w:rFonts w:eastAsiaTheme="minorEastAsia"/>
              <w:noProof/>
            </w:rPr>
          </w:pPr>
          <w:del w:id="216" w:author="Ahmed Shamsheer" w:date="2025-09-20T04:06:00Z" w16du:dateUtc="2025-09-19T23:06:00Z">
            <w:r w:rsidRPr="00DF2BA1" w:rsidDel="00DF2BA1">
              <w:rPr>
                <w:rPrChange w:id="217" w:author="Ahmed Shamsheer" w:date="2025-09-20T04:06:00Z" w16du:dateUtc="2025-09-19T23:06:00Z">
                  <w:rPr>
                    <w:rStyle w:val="Hyperlink"/>
                    <w:noProof/>
                  </w:rPr>
                </w:rPrChange>
              </w:rPr>
              <w:delText>Process Description</w:delText>
            </w:r>
            <w:r w:rsidDel="00DF2BA1">
              <w:rPr>
                <w:noProof/>
                <w:webHidden/>
              </w:rPr>
              <w:tab/>
              <w:delText>13</w:delText>
            </w:r>
          </w:del>
        </w:p>
        <w:p w14:paraId="6171D726" w14:textId="2BAA0F84" w:rsidR="002D0CE6" w:rsidDel="00DF2BA1" w:rsidRDefault="002D0CE6">
          <w:pPr>
            <w:pStyle w:val="TOC3"/>
            <w:tabs>
              <w:tab w:val="right" w:leader="dot" w:pos="9016"/>
            </w:tabs>
            <w:rPr>
              <w:del w:id="218" w:author="Ahmed Shamsheer" w:date="2025-09-20T04:06:00Z" w16du:dateUtc="2025-09-19T23:06:00Z"/>
              <w:rFonts w:eastAsiaTheme="minorEastAsia"/>
              <w:noProof/>
            </w:rPr>
          </w:pPr>
          <w:del w:id="219" w:author="Ahmed Shamsheer" w:date="2025-09-20T04:06:00Z" w16du:dateUtc="2025-09-19T23:06:00Z">
            <w:r w:rsidRPr="00DF2BA1" w:rsidDel="00DF2BA1">
              <w:rPr>
                <w:rPrChange w:id="220" w:author="Ahmed Shamsheer" w:date="2025-09-20T04:06:00Z" w16du:dateUtc="2025-09-19T23:06:00Z">
                  <w:rPr>
                    <w:rStyle w:val="Hyperlink"/>
                    <w:noProof/>
                  </w:rPr>
                </w:rPrChange>
              </w:rPr>
              <w:delText>Detailed Information (Cube Catalog)</w:delText>
            </w:r>
            <w:r w:rsidDel="00DF2BA1">
              <w:rPr>
                <w:noProof/>
                <w:webHidden/>
              </w:rPr>
              <w:tab/>
              <w:delText>14</w:delText>
            </w:r>
          </w:del>
        </w:p>
        <w:p w14:paraId="6757B5DA" w14:textId="6503806B" w:rsidR="002D0CE6" w:rsidDel="00DF2BA1" w:rsidRDefault="002D0CE6">
          <w:pPr>
            <w:pStyle w:val="TOC3"/>
            <w:tabs>
              <w:tab w:val="right" w:leader="dot" w:pos="9016"/>
            </w:tabs>
            <w:rPr>
              <w:del w:id="221" w:author="Ahmed Shamsheer" w:date="2025-09-20T04:06:00Z" w16du:dateUtc="2025-09-19T23:06:00Z"/>
              <w:rFonts w:eastAsiaTheme="minorEastAsia"/>
              <w:noProof/>
            </w:rPr>
          </w:pPr>
          <w:del w:id="222" w:author="Ahmed Shamsheer" w:date="2025-09-20T04:06:00Z" w16du:dateUtc="2025-09-19T23:06:00Z">
            <w:r w:rsidRPr="00DF2BA1" w:rsidDel="00DF2BA1">
              <w:rPr>
                <w:rPrChange w:id="223" w:author="Ahmed Shamsheer" w:date="2025-09-20T04:06:00Z" w16du:dateUtc="2025-09-19T23:06:00Z">
                  <w:rPr>
                    <w:rStyle w:val="Hyperlink"/>
                    <w:noProof/>
                  </w:rPr>
                </w:rPrChange>
              </w:rPr>
              <w:delText>Operator Notes</w:delText>
            </w:r>
            <w:r w:rsidDel="00DF2BA1">
              <w:rPr>
                <w:noProof/>
                <w:webHidden/>
              </w:rPr>
              <w:tab/>
              <w:delText>15</w:delText>
            </w:r>
          </w:del>
        </w:p>
        <w:p w14:paraId="2AE85F5D" w14:textId="5E8B0DB2" w:rsidR="002D0CE6" w:rsidDel="00DF2BA1" w:rsidRDefault="002D0CE6">
          <w:pPr>
            <w:pStyle w:val="TOC1"/>
            <w:tabs>
              <w:tab w:val="right" w:leader="dot" w:pos="9016"/>
            </w:tabs>
            <w:rPr>
              <w:del w:id="224" w:author="Ahmed Shamsheer" w:date="2025-09-20T04:06:00Z" w16du:dateUtc="2025-09-19T23:06:00Z"/>
              <w:rFonts w:eastAsiaTheme="minorEastAsia"/>
              <w:noProof/>
            </w:rPr>
          </w:pPr>
          <w:del w:id="225" w:author="Ahmed Shamsheer" w:date="2025-09-20T04:06:00Z" w16du:dateUtc="2025-09-19T23:06:00Z">
            <w:r w:rsidRPr="00DF2BA1" w:rsidDel="00DF2BA1">
              <w:rPr>
                <w:rPrChange w:id="226" w:author="Ahmed Shamsheer" w:date="2025-09-20T04:06:00Z" w16du:dateUtc="2025-09-19T23:06:00Z">
                  <w:rPr>
                    <w:rStyle w:val="Hyperlink"/>
                    <w:noProof/>
                  </w:rPr>
                </w:rPrChange>
              </w:rPr>
              <w:delText>7. Power BI (Datasets, RLS, Embedding)</w:delText>
            </w:r>
            <w:r w:rsidDel="00DF2BA1">
              <w:rPr>
                <w:noProof/>
                <w:webHidden/>
              </w:rPr>
              <w:tab/>
              <w:delText>15</w:delText>
            </w:r>
          </w:del>
        </w:p>
        <w:p w14:paraId="2F9F2D3B" w14:textId="2511F011" w:rsidR="002D0CE6" w:rsidDel="00DF2BA1" w:rsidRDefault="002D0CE6">
          <w:pPr>
            <w:pStyle w:val="TOC3"/>
            <w:tabs>
              <w:tab w:val="right" w:leader="dot" w:pos="9016"/>
            </w:tabs>
            <w:rPr>
              <w:del w:id="227" w:author="Ahmed Shamsheer" w:date="2025-09-20T04:06:00Z" w16du:dateUtc="2025-09-19T23:06:00Z"/>
              <w:rFonts w:eastAsiaTheme="minorEastAsia"/>
              <w:noProof/>
            </w:rPr>
          </w:pPr>
          <w:del w:id="228" w:author="Ahmed Shamsheer" w:date="2025-09-20T04:06:00Z" w16du:dateUtc="2025-09-19T23:06:00Z">
            <w:r w:rsidRPr="00DF2BA1" w:rsidDel="00DF2BA1">
              <w:rPr>
                <w:rPrChange w:id="229" w:author="Ahmed Shamsheer" w:date="2025-09-20T04:06:00Z" w16du:dateUtc="2025-09-19T23:06:00Z">
                  <w:rPr>
                    <w:rStyle w:val="Hyperlink"/>
                    <w:noProof/>
                  </w:rPr>
                </w:rPrChange>
              </w:rPr>
              <w:delText>High-Level Summary</w:delText>
            </w:r>
            <w:r w:rsidDel="00DF2BA1">
              <w:rPr>
                <w:noProof/>
                <w:webHidden/>
              </w:rPr>
              <w:tab/>
              <w:delText>15</w:delText>
            </w:r>
          </w:del>
        </w:p>
        <w:p w14:paraId="0896FDFD" w14:textId="160C6EF3" w:rsidR="002D0CE6" w:rsidDel="00DF2BA1" w:rsidRDefault="002D0CE6">
          <w:pPr>
            <w:pStyle w:val="TOC3"/>
            <w:tabs>
              <w:tab w:val="right" w:leader="dot" w:pos="9016"/>
            </w:tabs>
            <w:rPr>
              <w:del w:id="230" w:author="Ahmed Shamsheer" w:date="2025-09-20T04:06:00Z" w16du:dateUtc="2025-09-19T23:06:00Z"/>
              <w:rFonts w:eastAsiaTheme="minorEastAsia"/>
              <w:noProof/>
            </w:rPr>
          </w:pPr>
          <w:del w:id="231" w:author="Ahmed Shamsheer" w:date="2025-09-20T04:06:00Z" w16du:dateUtc="2025-09-19T23:06:00Z">
            <w:r w:rsidRPr="00DF2BA1" w:rsidDel="00DF2BA1">
              <w:rPr>
                <w:rPrChange w:id="232" w:author="Ahmed Shamsheer" w:date="2025-09-20T04:06:00Z" w16du:dateUtc="2025-09-19T23:06:00Z">
                  <w:rPr>
                    <w:rStyle w:val="Hyperlink"/>
                    <w:noProof/>
                  </w:rPr>
                </w:rPrChange>
              </w:rPr>
              <w:delText>Process Description</w:delText>
            </w:r>
            <w:r w:rsidDel="00DF2BA1">
              <w:rPr>
                <w:noProof/>
                <w:webHidden/>
              </w:rPr>
              <w:tab/>
              <w:delText>15</w:delText>
            </w:r>
          </w:del>
        </w:p>
        <w:p w14:paraId="239A8650" w14:textId="7847990D" w:rsidR="002D0CE6" w:rsidDel="00DF2BA1" w:rsidRDefault="002D0CE6">
          <w:pPr>
            <w:pStyle w:val="TOC3"/>
            <w:tabs>
              <w:tab w:val="right" w:leader="dot" w:pos="9016"/>
            </w:tabs>
            <w:rPr>
              <w:del w:id="233" w:author="Ahmed Shamsheer" w:date="2025-09-20T04:06:00Z" w16du:dateUtc="2025-09-19T23:06:00Z"/>
              <w:rFonts w:eastAsiaTheme="minorEastAsia"/>
              <w:noProof/>
            </w:rPr>
          </w:pPr>
          <w:del w:id="234" w:author="Ahmed Shamsheer" w:date="2025-09-20T04:06:00Z" w16du:dateUtc="2025-09-19T23:06:00Z">
            <w:r w:rsidRPr="00DF2BA1" w:rsidDel="00DF2BA1">
              <w:rPr>
                <w:rPrChange w:id="235" w:author="Ahmed Shamsheer" w:date="2025-09-20T04:06:00Z" w16du:dateUtc="2025-09-19T23:06:00Z">
                  <w:rPr>
                    <w:rStyle w:val="Hyperlink"/>
                    <w:noProof/>
                  </w:rPr>
                </w:rPrChange>
              </w:rPr>
              <w:delText>Detailed Information</w:delText>
            </w:r>
            <w:r w:rsidDel="00DF2BA1">
              <w:rPr>
                <w:noProof/>
                <w:webHidden/>
              </w:rPr>
              <w:tab/>
              <w:delText>16</w:delText>
            </w:r>
          </w:del>
        </w:p>
        <w:p w14:paraId="7A1F75C3" w14:textId="33478D8E" w:rsidR="002D0CE6" w:rsidDel="00DF2BA1" w:rsidRDefault="002D0CE6">
          <w:pPr>
            <w:pStyle w:val="TOC3"/>
            <w:tabs>
              <w:tab w:val="right" w:leader="dot" w:pos="9016"/>
            </w:tabs>
            <w:rPr>
              <w:del w:id="236" w:author="Ahmed Shamsheer" w:date="2025-09-20T04:06:00Z" w16du:dateUtc="2025-09-19T23:06:00Z"/>
              <w:rFonts w:eastAsiaTheme="minorEastAsia"/>
              <w:noProof/>
            </w:rPr>
          </w:pPr>
          <w:del w:id="237" w:author="Ahmed Shamsheer" w:date="2025-09-20T04:06:00Z" w16du:dateUtc="2025-09-19T23:06:00Z">
            <w:r w:rsidRPr="00DF2BA1" w:rsidDel="00DF2BA1">
              <w:rPr>
                <w:rPrChange w:id="238" w:author="Ahmed Shamsheer" w:date="2025-09-20T04:06:00Z" w16du:dateUtc="2025-09-19T23:06:00Z">
                  <w:rPr>
                    <w:rStyle w:val="Hyperlink"/>
                    <w:noProof/>
                  </w:rPr>
                </w:rPrChange>
              </w:rPr>
              <w:delText>Operator Notes</w:delText>
            </w:r>
            <w:r w:rsidDel="00DF2BA1">
              <w:rPr>
                <w:noProof/>
                <w:webHidden/>
              </w:rPr>
              <w:tab/>
              <w:delText>17</w:delText>
            </w:r>
          </w:del>
        </w:p>
        <w:p w14:paraId="23F5BDB7" w14:textId="251C823A" w:rsidR="002D0CE6" w:rsidDel="00DF2BA1" w:rsidRDefault="002D0CE6">
          <w:pPr>
            <w:pStyle w:val="TOC1"/>
            <w:tabs>
              <w:tab w:val="right" w:leader="dot" w:pos="9016"/>
            </w:tabs>
            <w:rPr>
              <w:del w:id="239" w:author="Ahmed Shamsheer" w:date="2025-09-20T04:06:00Z" w16du:dateUtc="2025-09-19T23:06:00Z"/>
              <w:rFonts w:eastAsiaTheme="minorEastAsia"/>
              <w:noProof/>
            </w:rPr>
          </w:pPr>
          <w:del w:id="240" w:author="Ahmed Shamsheer" w:date="2025-09-20T04:06:00Z" w16du:dateUtc="2025-09-19T23:06:00Z">
            <w:r w:rsidRPr="00DF2BA1" w:rsidDel="00DF2BA1">
              <w:rPr>
                <w:highlight w:val="yellow"/>
                <w:rPrChange w:id="241" w:author="Ahmed Shamsheer" w:date="2025-09-20T04:06:00Z" w16du:dateUtc="2025-09-19T23:06:00Z">
                  <w:rPr>
                    <w:rStyle w:val="Hyperlink"/>
                    <w:noProof/>
                    <w:highlight w:val="yellow"/>
                  </w:rPr>
                </w:rPrChange>
              </w:rPr>
              <w:delText>8. Captures App (Blazor)</w:delText>
            </w:r>
            <w:r w:rsidDel="00DF2BA1">
              <w:rPr>
                <w:noProof/>
                <w:webHidden/>
              </w:rPr>
              <w:tab/>
              <w:delText>17</w:delText>
            </w:r>
          </w:del>
        </w:p>
        <w:p w14:paraId="257BE355" w14:textId="48EDCF42" w:rsidR="002D0CE6" w:rsidDel="00DF2BA1" w:rsidRDefault="002D0CE6">
          <w:pPr>
            <w:pStyle w:val="TOC3"/>
            <w:tabs>
              <w:tab w:val="right" w:leader="dot" w:pos="9016"/>
            </w:tabs>
            <w:rPr>
              <w:del w:id="242" w:author="Ahmed Shamsheer" w:date="2025-09-20T04:06:00Z" w16du:dateUtc="2025-09-19T23:06:00Z"/>
              <w:rFonts w:eastAsiaTheme="minorEastAsia"/>
              <w:noProof/>
            </w:rPr>
          </w:pPr>
          <w:del w:id="243" w:author="Ahmed Shamsheer" w:date="2025-09-20T04:06:00Z" w16du:dateUtc="2025-09-19T23:06:00Z">
            <w:r w:rsidRPr="00DF2BA1" w:rsidDel="00DF2BA1">
              <w:rPr>
                <w:rPrChange w:id="244" w:author="Ahmed Shamsheer" w:date="2025-09-20T04:06:00Z" w16du:dateUtc="2025-09-19T23:06:00Z">
                  <w:rPr>
                    <w:rStyle w:val="Hyperlink"/>
                    <w:noProof/>
                  </w:rPr>
                </w:rPrChange>
              </w:rPr>
              <w:delText>High-Level Summary</w:delText>
            </w:r>
            <w:r w:rsidDel="00DF2BA1">
              <w:rPr>
                <w:noProof/>
                <w:webHidden/>
              </w:rPr>
              <w:tab/>
              <w:delText>17</w:delText>
            </w:r>
          </w:del>
        </w:p>
        <w:p w14:paraId="1CCD0328" w14:textId="5AB3E374" w:rsidR="002D0CE6" w:rsidDel="00DF2BA1" w:rsidRDefault="002D0CE6">
          <w:pPr>
            <w:pStyle w:val="TOC3"/>
            <w:tabs>
              <w:tab w:val="right" w:leader="dot" w:pos="9016"/>
            </w:tabs>
            <w:rPr>
              <w:del w:id="245" w:author="Ahmed Shamsheer" w:date="2025-09-20T04:06:00Z" w16du:dateUtc="2025-09-19T23:06:00Z"/>
              <w:rFonts w:eastAsiaTheme="minorEastAsia"/>
              <w:noProof/>
            </w:rPr>
          </w:pPr>
          <w:del w:id="246" w:author="Ahmed Shamsheer" w:date="2025-09-20T04:06:00Z" w16du:dateUtc="2025-09-19T23:06:00Z">
            <w:r w:rsidRPr="00DF2BA1" w:rsidDel="00DF2BA1">
              <w:rPr>
                <w:rPrChange w:id="247" w:author="Ahmed Shamsheer" w:date="2025-09-20T04:06:00Z" w16du:dateUtc="2025-09-19T23:06:00Z">
                  <w:rPr>
                    <w:rStyle w:val="Hyperlink"/>
                    <w:noProof/>
                  </w:rPr>
                </w:rPrChange>
              </w:rPr>
              <w:delText>Process Description</w:delText>
            </w:r>
            <w:r w:rsidDel="00DF2BA1">
              <w:rPr>
                <w:noProof/>
                <w:webHidden/>
              </w:rPr>
              <w:tab/>
              <w:delText>17</w:delText>
            </w:r>
          </w:del>
        </w:p>
        <w:p w14:paraId="7FFECFBF" w14:textId="0A75223E" w:rsidR="002D0CE6" w:rsidDel="00DF2BA1" w:rsidRDefault="002D0CE6">
          <w:pPr>
            <w:pStyle w:val="TOC3"/>
            <w:tabs>
              <w:tab w:val="right" w:leader="dot" w:pos="9016"/>
            </w:tabs>
            <w:rPr>
              <w:del w:id="248" w:author="Ahmed Shamsheer" w:date="2025-09-20T04:06:00Z" w16du:dateUtc="2025-09-19T23:06:00Z"/>
              <w:rFonts w:eastAsiaTheme="minorEastAsia"/>
              <w:noProof/>
            </w:rPr>
          </w:pPr>
          <w:del w:id="249" w:author="Ahmed Shamsheer" w:date="2025-09-20T04:06:00Z" w16du:dateUtc="2025-09-19T23:06:00Z">
            <w:r w:rsidRPr="00DF2BA1" w:rsidDel="00DF2BA1">
              <w:rPr>
                <w:rPrChange w:id="250" w:author="Ahmed Shamsheer" w:date="2025-09-20T04:06:00Z" w16du:dateUtc="2025-09-19T23:06:00Z">
                  <w:rPr>
                    <w:rStyle w:val="Hyperlink"/>
                    <w:noProof/>
                  </w:rPr>
                </w:rPrChange>
              </w:rPr>
              <w:delText>Detailed Information</w:delText>
            </w:r>
            <w:r w:rsidDel="00DF2BA1">
              <w:rPr>
                <w:noProof/>
                <w:webHidden/>
              </w:rPr>
              <w:tab/>
              <w:delText>18</w:delText>
            </w:r>
          </w:del>
        </w:p>
        <w:p w14:paraId="6D74D7C2" w14:textId="0EC6D437" w:rsidR="002D0CE6" w:rsidDel="00DF2BA1" w:rsidRDefault="002D0CE6">
          <w:pPr>
            <w:pStyle w:val="TOC3"/>
            <w:tabs>
              <w:tab w:val="right" w:leader="dot" w:pos="9016"/>
            </w:tabs>
            <w:rPr>
              <w:del w:id="251" w:author="Ahmed Shamsheer" w:date="2025-09-20T04:06:00Z" w16du:dateUtc="2025-09-19T23:06:00Z"/>
              <w:rFonts w:eastAsiaTheme="minorEastAsia"/>
              <w:noProof/>
            </w:rPr>
          </w:pPr>
          <w:del w:id="252" w:author="Ahmed Shamsheer" w:date="2025-09-20T04:06:00Z" w16du:dateUtc="2025-09-19T23:06:00Z">
            <w:r w:rsidRPr="00DF2BA1" w:rsidDel="00DF2BA1">
              <w:rPr>
                <w:rPrChange w:id="253" w:author="Ahmed Shamsheer" w:date="2025-09-20T04:06:00Z" w16du:dateUtc="2025-09-19T23:06:00Z">
                  <w:rPr>
                    <w:rStyle w:val="Hyperlink"/>
                    <w:noProof/>
                  </w:rPr>
                </w:rPrChange>
              </w:rPr>
              <w:delText>Operator Notes</w:delText>
            </w:r>
            <w:r w:rsidDel="00DF2BA1">
              <w:rPr>
                <w:noProof/>
                <w:webHidden/>
              </w:rPr>
              <w:tab/>
              <w:delText>19</w:delText>
            </w:r>
          </w:del>
        </w:p>
        <w:p w14:paraId="3686139B" w14:textId="0869562A" w:rsidR="002D0CE6" w:rsidDel="00DF2BA1" w:rsidRDefault="002D0CE6">
          <w:pPr>
            <w:pStyle w:val="TOC1"/>
            <w:tabs>
              <w:tab w:val="right" w:leader="dot" w:pos="9016"/>
            </w:tabs>
            <w:rPr>
              <w:del w:id="254" w:author="Ahmed Shamsheer" w:date="2025-09-20T04:06:00Z" w16du:dateUtc="2025-09-19T23:06:00Z"/>
              <w:rFonts w:eastAsiaTheme="minorEastAsia"/>
              <w:noProof/>
            </w:rPr>
          </w:pPr>
          <w:del w:id="255" w:author="Ahmed Shamsheer" w:date="2025-09-20T04:06:00Z" w16du:dateUtc="2025-09-19T23:06:00Z">
            <w:r w:rsidRPr="00DF2BA1" w:rsidDel="00DF2BA1">
              <w:rPr>
                <w:rPrChange w:id="256" w:author="Ahmed Shamsheer" w:date="2025-09-20T04:06:00Z" w16du:dateUtc="2025-09-19T23:06:00Z">
                  <w:rPr>
                    <w:rStyle w:val="Hyperlink"/>
                    <w:noProof/>
                  </w:rPr>
                </w:rPrChange>
              </w:rPr>
              <w:delText>9. Codebase &amp; Repositories</w:delText>
            </w:r>
            <w:r w:rsidDel="00DF2BA1">
              <w:rPr>
                <w:noProof/>
                <w:webHidden/>
              </w:rPr>
              <w:tab/>
              <w:delText>20</w:delText>
            </w:r>
          </w:del>
        </w:p>
        <w:p w14:paraId="50AAEAF6" w14:textId="2E8480A9" w:rsidR="002D0CE6" w:rsidDel="00DF2BA1" w:rsidRDefault="002D0CE6">
          <w:pPr>
            <w:pStyle w:val="TOC3"/>
            <w:tabs>
              <w:tab w:val="right" w:leader="dot" w:pos="9016"/>
            </w:tabs>
            <w:rPr>
              <w:del w:id="257" w:author="Ahmed Shamsheer" w:date="2025-09-20T04:06:00Z" w16du:dateUtc="2025-09-19T23:06:00Z"/>
              <w:rFonts w:eastAsiaTheme="minorEastAsia"/>
              <w:noProof/>
            </w:rPr>
          </w:pPr>
          <w:del w:id="258" w:author="Ahmed Shamsheer" w:date="2025-09-20T04:06:00Z" w16du:dateUtc="2025-09-19T23:06:00Z">
            <w:r w:rsidRPr="00DF2BA1" w:rsidDel="00DF2BA1">
              <w:rPr>
                <w:rPrChange w:id="259" w:author="Ahmed Shamsheer" w:date="2025-09-20T04:06:00Z" w16du:dateUtc="2025-09-19T23:06:00Z">
                  <w:rPr>
                    <w:rStyle w:val="Hyperlink"/>
                    <w:noProof/>
                  </w:rPr>
                </w:rPrChange>
              </w:rPr>
              <w:delText>High-Level Summary</w:delText>
            </w:r>
            <w:r w:rsidDel="00DF2BA1">
              <w:rPr>
                <w:noProof/>
                <w:webHidden/>
              </w:rPr>
              <w:tab/>
              <w:delText>20</w:delText>
            </w:r>
          </w:del>
        </w:p>
        <w:p w14:paraId="4804CE69" w14:textId="5DBCD0D0" w:rsidR="002D0CE6" w:rsidDel="00DF2BA1" w:rsidRDefault="002D0CE6">
          <w:pPr>
            <w:pStyle w:val="TOC3"/>
            <w:tabs>
              <w:tab w:val="right" w:leader="dot" w:pos="9016"/>
            </w:tabs>
            <w:rPr>
              <w:del w:id="260" w:author="Ahmed Shamsheer" w:date="2025-09-20T04:06:00Z" w16du:dateUtc="2025-09-19T23:06:00Z"/>
              <w:rFonts w:eastAsiaTheme="minorEastAsia"/>
              <w:noProof/>
            </w:rPr>
          </w:pPr>
          <w:del w:id="261" w:author="Ahmed Shamsheer" w:date="2025-09-20T04:06:00Z" w16du:dateUtc="2025-09-19T23:06:00Z">
            <w:r w:rsidRPr="00DF2BA1" w:rsidDel="00DF2BA1">
              <w:rPr>
                <w:rPrChange w:id="262" w:author="Ahmed Shamsheer" w:date="2025-09-20T04:06:00Z" w16du:dateUtc="2025-09-19T23:06:00Z">
                  <w:rPr>
                    <w:rStyle w:val="Hyperlink"/>
                    <w:noProof/>
                  </w:rPr>
                </w:rPrChange>
              </w:rPr>
              <w:delText>Process Description</w:delText>
            </w:r>
            <w:r w:rsidDel="00DF2BA1">
              <w:rPr>
                <w:noProof/>
                <w:webHidden/>
              </w:rPr>
              <w:tab/>
              <w:delText>20</w:delText>
            </w:r>
          </w:del>
        </w:p>
        <w:p w14:paraId="7B6F7353" w14:textId="73E3EA10" w:rsidR="002D0CE6" w:rsidDel="00DF2BA1" w:rsidRDefault="002D0CE6">
          <w:pPr>
            <w:pStyle w:val="TOC3"/>
            <w:tabs>
              <w:tab w:val="right" w:leader="dot" w:pos="9016"/>
            </w:tabs>
            <w:rPr>
              <w:del w:id="263" w:author="Ahmed Shamsheer" w:date="2025-09-20T04:06:00Z" w16du:dateUtc="2025-09-19T23:06:00Z"/>
              <w:rFonts w:eastAsiaTheme="minorEastAsia"/>
              <w:noProof/>
            </w:rPr>
          </w:pPr>
          <w:del w:id="264" w:author="Ahmed Shamsheer" w:date="2025-09-20T04:06:00Z" w16du:dateUtc="2025-09-19T23:06:00Z">
            <w:r w:rsidRPr="00DF2BA1" w:rsidDel="00DF2BA1">
              <w:rPr>
                <w:rPrChange w:id="265" w:author="Ahmed Shamsheer" w:date="2025-09-20T04:06:00Z" w16du:dateUtc="2025-09-19T23:06:00Z">
                  <w:rPr>
                    <w:rStyle w:val="Hyperlink"/>
                    <w:noProof/>
                  </w:rPr>
                </w:rPrChange>
              </w:rPr>
              <w:delText>Detailed Information</w:delText>
            </w:r>
            <w:r w:rsidDel="00DF2BA1">
              <w:rPr>
                <w:noProof/>
                <w:webHidden/>
              </w:rPr>
              <w:tab/>
              <w:delText>21</w:delText>
            </w:r>
          </w:del>
        </w:p>
        <w:p w14:paraId="7DA8278B" w14:textId="3741BAE8" w:rsidR="002D0CE6" w:rsidDel="00DF2BA1" w:rsidRDefault="002D0CE6">
          <w:pPr>
            <w:pStyle w:val="TOC1"/>
            <w:tabs>
              <w:tab w:val="right" w:leader="dot" w:pos="9016"/>
            </w:tabs>
            <w:rPr>
              <w:del w:id="266" w:author="Ahmed Shamsheer" w:date="2025-09-20T04:06:00Z" w16du:dateUtc="2025-09-19T23:06:00Z"/>
              <w:rFonts w:eastAsiaTheme="minorEastAsia"/>
              <w:noProof/>
            </w:rPr>
          </w:pPr>
          <w:del w:id="267" w:author="Ahmed Shamsheer" w:date="2025-09-20T04:06:00Z" w16du:dateUtc="2025-09-19T23:06:00Z">
            <w:r w:rsidRPr="00DF2BA1" w:rsidDel="00DF2BA1">
              <w:rPr>
                <w:rPrChange w:id="268" w:author="Ahmed Shamsheer" w:date="2025-09-20T04:06:00Z" w16du:dateUtc="2025-09-19T23:06:00Z">
                  <w:rPr>
                    <w:rStyle w:val="Hyperlink"/>
                    <w:noProof/>
                  </w:rPr>
                </w:rPrChange>
              </w:rPr>
              <w:delText>10. Security &amp; Access Control</w:delText>
            </w:r>
            <w:r w:rsidDel="00DF2BA1">
              <w:rPr>
                <w:noProof/>
                <w:webHidden/>
              </w:rPr>
              <w:tab/>
              <w:delText>24</w:delText>
            </w:r>
          </w:del>
        </w:p>
        <w:p w14:paraId="3701EB05" w14:textId="31F2509A" w:rsidR="002D0CE6" w:rsidDel="00DF2BA1" w:rsidRDefault="002D0CE6">
          <w:pPr>
            <w:pStyle w:val="TOC3"/>
            <w:tabs>
              <w:tab w:val="right" w:leader="dot" w:pos="9016"/>
            </w:tabs>
            <w:rPr>
              <w:del w:id="269" w:author="Ahmed Shamsheer" w:date="2025-09-20T04:06:00Z" w16du:dateUtc="2025-09-19T23:06:00Z"/>
              <w:rFonts w:eastAsiaTheme="minorEastAsia"/>
              <w:noProof/>
            </w:rPr>
          </w:pPr>
          <w:del w:id="270" w:author="Ahmed Shamsheer" w:date="2025-09-20T04:06:00Z" w16du:dateUtc="2025-09-19T23:06:00Z">
            <w:r w:rsidRPr="00DF2BA1" w:rsidDel="00DF2BA1">
              <w:rPr>
                <w:rPrChange w:id="271" w:author="Ahmed Shamsheer" w:date="2025-09-20T04:06:00Z" w16du:dateUtc="2025-09-19T23:06:00Z">
                  <w:rPr>
                    <w:rStyle w:val="Hyperlink"/>
                    <w:noProof/>
                  </w:rPr>
                </w:rPrChange>
              </w:rPr>
              <w:delText>High-Level Summary</w:delText>
            </w:r>
            <w:r w:rsidDel="00DF2BA1">
              <w:rPr>
                <w:noProof/>
                <w:webHidden/>
              </w:rPr>
              <w:tab/>
              <w:delText>24</w:delText>
            </w:r>
          </w:del>
        </w:p>
        <w:p w14:paraId="5FA1EB77" w14:textId="5A9CF01A" w:rsidR="002D0CE6" w:rsidDel="00DF2BA1" w:rsidRDefault="002D0CE6">
          <w:pPr>
            <w:pStyle w:val="TOC3"/>
            <w:tabs>
              <w:tab w:val="right" w:leader="dot" w:pos="9016"/>
            </w:tabs>
            <w:rPr>
              <w:del w:id="272" w:author="Ahmed Shamsheer" w:date="2025-09-20T04:06:00Z" w16du:dateUtc="2025-09-19T23:06:00Z"/>
              <w:rFonts w:eastAsiaTheme="minorEastAsia"/>
              <w:noProof/>
            </w:rPr>
          </w:pPr>
          <w:del w:id="273" w:author="Ahmed Shamsheer" w:date="2025-09-20T04:06:00Z" w16du:dateUtc="2025-09-19T23:06:00Z">
            <w:r w:rsidRPr="00DF2BA1" w:rsidDel="00DF2BA1">
              <w:rPr>
                <w:rPrChange w:id="274" w:author="Ahmed Shamsheer" w:date="2025-09-20T04:06:00Z" w16du:dateUtc="2025-09-19T23:06:00Z">
                  <w:rPr>
                    <w:rStyle w:val="Hyperlink"/>
                    <w:noProof/>
                  </w:rPr>
                </w:rPrChange>
              </w:rPr>
              <w:delText>Process Description</w:delText>
            </w:r>
            <w:r w:rsidDel="00DF2BA1">
              <w:rPr>
                <w:noProof/>
                <w:webHidden/>
              </w:rPr>
              <w:tab/>
              <w:delText>24</w:delText>
            </w:r>
          </w:del>
        </w:p>
        <w:p w14:paraId="61D32D76" w14:textId="2BB434E6" w:rsidR="002D0CE6" w:rsidDel="00DF2BA1" w:rsidRDefault="002D0CE6">
          <w:pPr>
            <w:pStyle w:val="TOC3"/>
            <w:tabs>
              <w:tab w:val="right" w:leader="dot" w:pos="9016"/>
            </w:tabs>
            <w:rPr>
              <w:del w:id="275" w:author="Ahmed Shamsheer" w:date="2025-09-20T04:06:00Z" w16du:dateUtc="2025-09-19T23:06:00Z"/>
              <w:rFonts w:eastAsiaTheme="minorEastAsia"/>
              <w:noProof/>
            </w:rPr>
          </w:pPr>
          <w:del w:id="276" w:author="Ahmed Shamsheer" w:date="2025-09-20T04:06:00Z" w16du:dateUtc="2025-09-19T23:06:00Z">
            <w:r w:rsidRPr="00DF2BA1" w:rsidDel="00DF2BA1">
              <w:rPr>
                <w:rPrChange w:id="277" w:author="Ahmed Shamsheer" w:date="2025-09-20T04:06:00Z" w16du:dateUtc="2025-09-19T23:06:00Z">
                  <w:rPr>
                    <w:rStyle w:val="Hyperlink"/>
                    <w:noProof/>
                  </w:rPr>
                </w:rPrChange>
              </w:rPr>
              <w:lastRenderedPageBreak/>
              <w:delText>Detailed Information</w:delText>
            </w:r>
            <w:r w:rsidDel="00DF2BA1">
              <w:rPr>
                <w:noProof/>
                <w:webHidden/>
              </w:rPr>
              <w:tab/>
              <w:delText>24</w:delText>
            </w:r>
          </w:del>
        </w:p>
        <w:p w14:paraId="7D840405" w14:textId="4952E4E7" w:rsidR="002D0CE6" w:rsidDel="00DF2BA1" w:rsidRDefault="002D0CE6">
          <w:pPr>
            <w:pStyle w:val="TOC3"/>
            <w:tabs>
              <w:tab w:val="right" w:leader="dot" w:pos="9016"/>
            </w:tabs>
            <w:rPr>
              <w:del w:id="278" w:author="Ahmed Shamsheer" w:date="2025-09-20T04:06:00Z" w16du:dateUtc="2025-09-19T23:06:00Z"/>
              <w:rFonts w:eastAsiaTheme="minorEastAsia"/>
              <w:noProof/>
            </w:rPr>
          </w:pPr>
          <w:del w:id="279" w:author="Ahmed Shamsheer" w:date="2025-09-20T04:06:00Z" w16du:dateUtc="2025-09-19T23:06:00Z">
            <w:r w:rsidRPr="00DF2BA1" w:rsidDel="00DF2BA1">
              <w:rPr>
                <w:highlight w:val="yellow"/>
                <w:rPrChange w:id="280" w:author="Ahmed Shamsheer" w:date="2025-09-20T04:06:00Z" w16du:dateUtc="2025-09-19T23:06:00Z">
                  <w:rPr>
                    <w:rStyle w:val="Hyperlink"/>
                    <w:noProof/>
                    <w:highlight w:val="yellow"/>
                  </w:rPr>
                </w:rPrChange>
              </w:rPr>
              <w:delText>Recommendations (to finalize this section)</w:delText>
            </w:r>
            <w:r w:rsidDel="00DF2BA1">
              <w:rPr>
                <w:noProof/>
                <w:webHidden/>
              </w:rPr>
              <w:tab/>
              <w:delText>27</w:delText>
            </w:r>
          </w:del>
        </w:p>
        <w:p w14:paraId="4C9B3332" w14:textId="53780BDB" w:rsidR="002D0CE6" w:rsidDel="00DF2BA1" w:rsidRDefault="002D0CE6">
          <w:pPr>
            <w:pStyle w:val="TOC1"/>
            <w:tabs>
              <w:tab w:val="right" w:leader="dot" w:pos="9016"/>
            </w:tabs>
            <w:rPr>
              <w:del w:id="281" w:author="Ahmed Shamsheer" w:date="2025-09-20T04:06:00Z" w16du:dateUtc="2025-09-19T23:06:00Z"/>
              <w:rFonts w:eastAsiaTheme="minorEastAsia"/>
              <w:noProof/>
            </w:rPr>
          </w:pPr>
          <w:del w:id="282" w:author="Ahmed Shamsheer" w:date="2025-09-20T04:06:00Z" w16du:dateUtc="2025-09-19T23:06:00Z">
            <w:r w:rsidRPr="00DF2BA1" w:rsidDel="00DF2BA1">
              <w:rPr>
                <w:rPrChange w:id="283" w:author="Ahmed Shamsheer" w:date="2025-09-20T04:06:00Z" w16du:dateUtc="2025-09-19T23:06:00Z">
                  <w:rPr>
                    <w:rStyle w:val="Hyperlink"/>
                    <w:noProof/>
                  </w:rPr>
                </w:rPrChange>
              </w:rPr>
              <w:delText>Appendix A: Business Rules Matrix (Template)</w:delText>
            </w:r>
            <w:r w:rsidDel="00DF2BA1">
              <w:rPr>
                <w:noProof/>
                <w:webHidden/>
              </w:rPr>
              <w:tab/>
              <w:delText>28</w:delText>
            </w:r>
          </w:del>
        </w:p>
        <w:p w14:paraId="7907D6E8" w14:textId="5D63C0AB" w:rsidR="002D0CE6" w:rsidDel="00DF2BA1" w:rsidRDefault="002D0CE6">
          <w:pPr>
            <w:pStyle w:val="TOC3"/>
            <w:tabs>
              <w:tab w:val="right" w:leader="dot" w:pos="9016"/>
            </w:tabs>
            <w:rPr>
              <w:del w:id="284" w:author="Ahmed Shamsheer" w:date="2025-09-20T04:06:00Z" w16du:dateUtc="2025-09-19T23:06:00Z"/>
              <w:rFonts w:eastAsiaTheme="minorEastAsia"/>
              <w:noProof/>
            </w:rPr>
          </w:pPr>
          <w:del w:id="285" w:author="Ahmed Shamsheer" w:date="2025-09-20T04:06:00Z" w16du:dateUtc="2025-09-19T23:06:00Z">
            <w:r w:rsidRPr="00DF2BA1" w:rsidDel="00DF2BA1">
              <w:rPr>
                <w:rPrChange w:id="286" w:author="Ahmed Shamsheer" w:date="2025-09-20T04:06:00Z" w16du:dateUtc="2025-09-19T23:06:00Z">
                  <w:rPr>
                    <w:rStyle w:val="Hyperlink"/>
                    <w:noProof/>
                  </w:rPr>
                </w:rPrChange>
              </w:rPr>
              <w:delText>Purpose</w:delText>
            </w:r>
            <w:r w:rsidDel="00DF2BA1">
              <w:rPr>
                <w:noProof/>
                <w:webHidden/>
              </w:rPr>
              <w:tab/>
              <w:delText>28</w:delText>
            </w:r>
          </w:del>
        </w:p>
        <w:p w14:paraId="3CCC8901" w14:textId="6FF69B18" w:rsidR="002D0CE6" w:rsidDel="00DF2BA1" w:rsidRDefault="002D0CE6">
          <w:pPr>
            <w:pStyle w:val="TOC3"/>
            <w:tabs>
              <w:tab w:val="right" w:leader="dot" w:pos="9016"/>
            </w:tabs>
            <w:rPr>
              <w:del w:id="287" w:author="Ahmed Shamsheer" w:date="2025-09-20T04:06:00Z" w16du:dateUtc="2025-09-19T23:06:00Z"/>
              <w:rFonts w:eastAsiaTheme="minorEastAsia"/>
              <w:noProof/>
            </w:rPr>
          </w:pPr>
          <w:del w:id="288" w:author="Ahmed Shamsheer" w:date="2025-09-20T04:06:00Z" w16du:dateUtc="2025-09-19T23:06:00Z">
            <w:r w:rsidRPr="00DF2BA1" w:rsidDel="00DF2BA1">
              <w:rPr>
                <w:highlight w:val="yellow"/>
                <w:rPrChange w:id="289" w:author="Ahmed Shamsheer" w:date="2025-09-20T04:06:00Z" w16du:dateUtc="2025-09-19T23:06:00Z">
                  <w:rPr>
                    <w:rStyle w:val="Hyperlink"/>
                    <w:noProof/>
                    <w:highlight w:val="yellow"/>
                  </w:rPr>
                </w:rPrChange>
              </w:rPr>
              <w:delText>Template Table</w:delText>
            </w:r>
            <w:r w:rsidDel="00DF2BA1">
              <w:rPr>
                <w:noProof/>
                <w:webHidden/>
              </w:rPr>
              <w:tab/>
              <w:delText>28</w:delText>
            </w:r>
          </w:del>
        </w:p>
        <w:p w14:paraId="0DB0B59F" w14:textId="35909D1F" w:rsidR="002D0CE6" w:rsidDel="00DF2BA1" w:rsidRDefault="002D0CE6">
          <w:pPr>
            <w:pStyle w:val="TOC3"/>
            <w:tabs>
              <w:tab w:val="right" w:leader="dot" w:pos="9016"/>
            </w:tabs>
            <w:rPr>
              <w:del w:id="290" w:author="Ahmed Shamsheer" w:date="2025-09-20T04:06:00Z" w16du:dateUtc="2025-09-19T23:06:00Z"/>
              <w:rFonts w:eastAsiaTheme="minorEastAsia"/>
              <w:noProof/>
            </w:rPr>
          </w:pPr>
          <w:del w:id="291" w:author="Ahmed Shamsheer" w:date="2025-09-20T04:06:00Z" w16du:dateUtc="2025-09-19T23:06:00Z">
            <w:r w:rsidRPr="00DF2BA1" w:rsidDel="00DF2BA1">
              <w:rPr>
                <w:rPrChange w:id="292" w:author="Ahmed Shamsheer" w:date="2025-09-20T04:06:00Z" w16du:dateUtc="2025-09-19T23:06:00Z">
                  <w:rPr>
                    <w:rStyle w:val="Hyperlink"/>
                    <w:noProof/>
                  </w:rPr>
                </w:rPrChange>
              </w:rPr>
              <w:delText>How to Maintain This Matrix</w:delText>
            </w:r>
            <w:r w:rsidDel="00DF2BA1">
              <w:rPr>
                <w:noProof/>
                <w:webHidden/>
              </w:rPr>
              <w:tab/>
              <w:delText>29</w:delText>
            </w:r>
          </w:del>
        </w:p>
        <w:p w14:paraId="4F344876" w14:textId="5B9610D1" w:rsidR="002D0CE6" w:rsidDel="00DF2BA1" w:rsidRDefault="002D0CE6">
          <w:pPr>
            <w:pStyle w:val="TOC1"/>
            <w:tabs>
              <w:tab w:val="right" w:leader="dot" w:pos="9016"/>
            </w:tabs>
            <w:rPr>
              <w:del w:id="293" w:author="Ahmed Shamsheer" w:date="2025-09-20T04:06:00Z" w16du:dateUtc="2025-09-19T23:06:00Z"/>
              <w:rFonts w:eastAsiaTheme="minorEastAsia"/>
              <w:noProof/>
            </w:rPr>
          </w:pPr>
          <w:del w:id="294" w:author="Ahmed Shamsheer" w:date="2025-09-20T04:06:00Z" w16du:dateUtc="2025-09-19T23:06:00Z">
            <w:r w:rsidRPr="00DF2BA1" w:rsidDel="00DF2BA1">
              <w:rPr>
                <w:highlight w:val="yellow"/>
                <w:rPrChange w:id="295" w:author="Ahmed Shamsheer" w:date="2025-09-20T04:06:00Z" w16du:dateUtc="2025-09-19T23:06:00Z">
                  <w:rPr>
                    <w:rStyle w:val="Hyperlink"/>
                    <w:noProof/>
                    <w:highlight w:val="yellow"/>
                  </w:rPr>
                </w:rPrChange>
              </w:rPr>
              <w:delText>Appendix B</w:delText>
            </w:r>
            <w:r w:rsidRPr="00DF2BA1" w:rsidDel="00DF2BA1">
              <w:rPr>
                <w:noProof/>
                <w:highlight w:val="yellow"/>
                <w:rPrChange w:id="296" w:author="Ahmed Shamsheer" w:date="2025-09-20T04:06:00Z" w16du:dateUtc="2025-09-19T23:06:00Z">
                  <w:rPr>
                    <w:rStyle w:val="Hyperlink"/>
                    <w:highlight w:val="yellow"/>
                  </w:rPr>
                </w:rPrChange>
              </w:rPr>
              <w:delText>:</w:delText>
            </w:r>
            <w:r w:rsidRPr="00DF2BA1" w:rsidDel="00DF2BA1">
              <w:rPr>
                <w:highlight w:val="yellow"/>
                <w:rPrChange w:id="297" w:author="Ahmed Shamsheer" w:date="2025-09-20T04:06:00Z" w16du:dateUtc="2025-09-19T23:06:00Z">
                  <w:rPr>
                    <w:rStyle w:val="Hyperlink"/>
                    <w:noProof/>
                    <w:highlight w:val="yellow"/>
                  </w:rPr>
                </w:rPrChange>
              </w:rPr>
              <w:delText xml:space="preserve"> Diagram Index</w:delText>
            </w:r>
            <w:r w:rsidDel="00DF2BA1">
              <w:rPr>
                <w:noProof/>
                <w:webHidden/>
              </w:rPr>
              <w:tab/>
              <w:delText>29</w:delText>
            </w:r>
          </w:del>
        </w:p>
        <w:p w14:paraId="23CCBD72" w14:textId="6FCA0F4F" w:rsidR="002D0CE6" w:rsidDel="00DF2BA1" w:rsidRDefault="002D0CE6">
          <w:pPr>
            <w:pStyle w:val="TOC1"/>
            <w:tabs>
              <w:tab w:val="right" w:leader="dot" w:pos="9016"/>
            </w:tabs>
            <w:rPr>
              <w:del w:id="298" w:author="Ahmed Shamsheer" w:date="2025-09-20T04:06:00Z" w16du:dateUtc="2025-09-19T23:06:00Z"/>
              <w:rFonts w:eastAsiaTheme="minorEastAsia"/>
              <w:noProof/>
            </w:rPr>
          </w:pPr>
          <w:del w:id="299" w:author="Ahmed Shamsheer" w:date="2025-09-20T04:06:00Z" w16du:dateUtc="2025-09-19T23:06:00Z">
            <w:r w:rsidRPr="00DF2BA1" w:rsidDel="00DF2BA1">
              <w:rPr>
                <w:highlight w:val="yellow"/>
                <w:rPrChange w:id="300" w:author="Ahmed Shamsheer" w:date="2025-09-20T04:06:00Z" w16du:dateUtc="2025-09-19T23:06:00Z">
                  <w:rPr>
                    <w:rStyle w:val="Hyperlink"/>
                    <w:noProof/>
                    <w:highlight w:val="yellow"/>
                  </w:rPr>
                </w:rPrChange>
              </w:rPr>
              <w:delText>Appendix C</w:delText>
            </w:r>
            <w:r w:rsidRPr="00DF2BA1" w:rsidDel="00DF2BA1">
              <w:rPr>
                <w:noProof/>
                <w:highlight w:val="yellow"/>
                <w:rPrChange w:id="301" w:author="Ahmed Shamsheer" w:date="2025-09-20T04:06:00Z" w16du:dateUtc="2025-09-19T23:06:00Z">
                  <w:rPr>
                    <w:rStyle w:val="Hyperlink"/>
                    <w:highlight w:val="yellow"/>
                  </w:rPr>
                </w:rPrChange>
              </w:rPr>
              <w:delText>:</w:delText>
            </w:r>
            <w:r w:rsidRPr="00DF2BA1" w:rsidDel="00DF2BA1">
              <w:rPr>
                <w:highlight w:val="yellow"/>
                <w:rPrChange w:id="302" w:author="Ahmed Shamsheer" w:date="2025-09-20T04:06:00Z" w16du:dateUtc="2025-09-19T23:06:00Z">
                  <w:rPr>
                    <w:rStyle w:val="Hyperlink"/>
                    <w:noProof/>
                    <w:highlight w:val="yellow"/>
                  </w:rPr>
                </w:rPrChange>
              </w:rPr>
              <w:delText xml:space="preserve"> Glossary of Terms</w:delText>
            </w:r>
            <w:r w:rsidDel="00DF2BA1">
              <w:rPr>
                <w:noProof/>
                <w:webHidden/>
              </w:rPr>
              <w:tab/>
              <w:delText>29</w:delText>
            </w:r>
          </w:del>
        </w:p>
        <w:p w14:paraId="008C8B72" w14:textId="6367741D" w:rsidR="002D0CE6" w:rsidDel="00DF2BA1" w:rsidRDefault="002D0CE6">
          <w:pPr>
            <w:pStyle w:val="TOC1"/>
            <w:tabs>
              <w:tab w:val="right" w:leader="dot" w:pos="9016"/>
            </w:tabs>
            <w:rPr>
              <w:del w:id="303" w:author="Ahmed Shamsheer" w:date="2025-09-20T04:06:00Z" w16du:dateUtc="2025-09-19T23:06:00Z"/>
              <w:rFonts w:eastAsiaTheme="minorEastAsia"/>
              <w:noProof/>
            </w:rPr>
          </w:pPr>
          <w:del w:id="304" w:author="Ahmed Shamsheer" w:date="2025-09-20T04:06:00Z" w16du:dateUtc="2025-09-19T23:06:00Z">
            <w:r w:rsidRPr="00DF2BA1" w:rsidDel="00DF2BA1">
              <w:rPr>
                <w:highlight w:val="yellow"/>
                <w:rPrChange w:id="305" w:author="Ahmed Shamsheer" w:date="2025-09-20T04:06:00Z" w16du:dateUtc="2025-09-19T23:06:00Z">
                  <w:rPr>
                    <w:rStyle w:val="Hyperlink"/>
                    <w:noProof/>
                    <w:highlight w:val="yellow"/>
                  </w:rPr>
                </w:rPrChange>
              </w:rPr>
              <w:delText>Appendix D</w:delText>
            </w:r>
            <w:r w:rsidRPr="00DF2BA1" w:rsidDel="00DF2BA1">
              <w:rPr>
                <w:noProof/>
                <w:highlight w:val="yellow"/>
                <w:rPrChange w:id="306" w:author="Ahmed Shamsheer" w:date="2025-09-20T04:06:00Z" w16du:dateUtc="2025-09-19T23:06:00Z">
                  <w:rPr>
                    <w:rStyle w:val="Hyperlink"/>
                    <w:highlight w:val="yellow"/>
                  </w:rPr>
                </w:rPrChange>
              </w:rPr>
              <w:delText>:</w:delText>
            </w:r>
            <w:r w:rsidRPr="00DF2BA1" w:rsidDel="00DF2BA1">
              <w:rPr>
                <w:highlight w:val="yellow"/>
                <w:rPrChange w:id="307" w:author="Ahmed Shamsheer" w:date="2025-09-20T04:06:00Z" w16du:dateUtc="2025-09-19T23:06:00Z">
                  <w:rPr>
                    <w:rStyle w:val="Hyperlink"/>
                    <w:noProof/>
                    <w:highlight w:val="yellow"/>
                  </w:rPr>
                </w:rPrChange>
              </w:rPr>
              <w:delText xml:space="preserve"> Runbook Cross-Reference</w:delText>
            </w:r>
            <w:r w:rsidDel="00DF2BA1">
              <w:rPr>
                <w:noProof/>
                <w:webHidden/>
              </w:rPr>
              <w:tab/>
              <w:delText>29</w:delText>
            </w:r>
          </w:del>
        </w:p>
        <w:p w14:paraId="0BE79B59" w14:textId="2ACE3D67" w:rsidR="005921AF" w:rsidRDefault="005921AF">
          <w:r>
            <w:rPr>
              <w:b/>
              <w:bCs/>
              <w:noProof/>
            </w:rPr>
            <w:fldChar w:fldCharType="end"/>
          </w:r>
        </w:p>
      </w:sdtContent>
    </w:sdt>
    <w:p w14:paraId="0CBB7C84" w14:textId="77777777" w:rsidR="009935A2" w:rsidRPr="009935A2" w:rsidRDefault="009935A2" w:rsidP="009935A2"/>
    <w:bookmarkEnd w:id="0"/>
    <w:p w14:paraId="2CD61AB8" w14:textId="77777777" w:rsidR="005921AF" w:rsidRDefault="005921AF">
      <w:pPr>
        <w:rPr>
          <w:rFonts w:asciiTheme="majorHAnsi" w:eastAsia="Times New Roman" w:hAnsiTheme="majorHAnsi" w:cstheme="majorBidi"/>
          <w:color w:val="2F5496" w:themeColor="accent1" w:themeShade="BF"/>
          <w:sz w:val="40"/>
          <w:szCs w:val="40"/>
        </w:rPr>
      </w:pPr>
      <w:r>
        <w:rPr>
          <w:rFonts w:eastAsia="Times New Roman"/>
        </w:rPr>
        <w:br w:type="page"/>
      </w:r>
    </w:p>
    <w:p w14:paraId="593EC73C" w14:textId="62C7FA31" w:rsidR="00BA066D" w:rsidRPr="00BA066D" w:rsidRDefault="00730B35" w:rsidP="00BA066D">
      <w:pPr>
        <w:pStyle w:val="Heading1"/>
        <w:rPr>
          <w:rFonts w:eastAsia="Times New Roman"/>
        </w:rPr>
      </w:pPr>
      <w:bookmarkStart w:id="308" w:name="_Toc209233588"/>
      <w:r>
        <w:rPr>
          <w:rFonts w:eastAsia="Times New Roman"/>
        </w:rPr>
        <w:lastRenderedPageBreak/>
        <w:t xml:space="preserve">1. </w:t>
      </w:r>
      <w:r w:rsidR="00BA066D" w:rsidRPr="00BA066D">
        <w:rPr>
          <w:rFonts w:eastAsia="Times New Roman"/>
        </w:rPr>
        <w:t>Executive Summary</w:t>
      </w:r>
      <w:bookmarkEnd w:id="308"/>
    </w:p>
    <w:p w14:paraId="150A73EE" w14:textId="77777777" w:rsidR="000A6FD9" w:rsidRDefault="000A6FD9" w:rsidP="000A6FD9">
      <w:r w:rsidRPr="60ED76E5">
        <w:t xml:space="preserve">The Assessment Analysis Dashboard infrastructure enables schools to analyze student performance data captured in Schoology assessments through a fully automated data pipeline and secure, role-based reporting platform. The solution supports a </w:t>
      </w:r>
      <w:r w:rsidRPr="60ED76E5">
        <w:rPr>
          <w:rStyle w:val="Strong"/>
        </w:rPr>
        <w:t>multi-tenant environment</w:t>
      </w:r>
      <w:r w:rsidRPr="60ED76E5">
        <w:t xml:space="preserve"> where each school operates independently, while sharing a common technology foundation for efficiency and scalability.</w:t>
      </w:r>
    </w:p>
    <w:p w14:paraId="4D0E3E56" w14:textId="77777777" w:rsidR="000A6FD9" w:rsidRDefault="000A6FD9" w:rsidP="000A6FD9">
      <w:r w:rsidRPr="60ED76E5">
        <w:t xml:space="preserve">At a high level, the system automates the retrieval of raw assessment data from Schoology, processes and enriches the data in Azure Synapse, aggregates it into analytical cubes, and delivers reports to end-users through </w:t>
      </w:r>
      <w:r w:rsidRPr="60ED76E5">
        <w:rPr>
          <w:rStyle w:val="Strong"/>
        </w:rPr>
        <w:t>two main access paths</w:t>
      </w:r>
      <w:r w:rsidRPr="60ED76E5">
        <w:t>:</w:t>
      </w:r>
    </w:p>
    <w:p w14:paraId="367A5105" w14:textId="77777777" w:rsidR="000A6FD9" w:rsidRDefault="000A6FD9" w:rsidP="00DD5F3A">
      <w:pPr>
        <w:pStyle w:val="ListParagraph"/>
        <w:numPr>
          <w:ilvl w:val="0"/>
          <w:numId w:val="2"/>
        </w:numPr>
      </w:pPr>
      <w:r w:rsidRPr="60ED76E5">
        <w:rPr>
          <w:rStyle w:val="Strong"/>
        </w:rPr>
        <w:t>Edvance LS Captures App</w:t>
      </w:r>
      <w:r w:rsidRPr="60ED76E5">
        <w:t xml:space="preserve"> – a custom Blazor application where teachers, administrators, and students access embedded Power BI reports alongside tenant and role management tools.</w:t>
      </w:r>
    </w:p>
    <w:p w14:paraId="0D82F640" w14:textId="77777777" w:rsidR="000A6FD9" w:rsidRDefault="000A6FD9" w:rsidP="00DD5F3A">
      <w:pPr>
        <w:pStyle w:val="ListParagraph"/>
        <w:numPr>
          <w:ilvl w:val="0"/>
          <w:numId w:val="2"/>
        </w:numPr>
      </w:pPr>
      <w:r>
        <w:rPr>
          <w:rStyle w:val="Strong"/>
        </w:rPr>
        <w:t>Schoology LMS Integration (via LTI)</w:t>
      </w:r>
      <w:r>
        <w:t xml:space="preserve"> – a lightweight embedding that surfaces reports directly inside Schoology as a tab, using LTI authentication and role mapping.</w:t>
      </w:r>
    </w:p>
    <w:p w14:paraId="0EB66627" w14:textId="5CF77D11" w:rsidR="00BA066D" w:rsidRPr="00BA066D" w:rsidRDefault="000A6FD9" w:rsidP="004350F1">
      <w:r w:rsidRPr="60ED76E5">
        <w:t xml:space="preserve">Both access paths enforce </w:t>
      </w:r>
      <w:r w:rsidRPr="60ED76E5">
        <w:rPr>
          <w:rStyle w:val="Strong"/>
        </w:rPr>
        <w:t>row-level security (RLS)</w:t>
      </w:r>
      <w:r w:rsidRPr="60ED76E5">
        <w:t xml:space="preserve"> to ensure users only see data relevant to their role and school. </w:t>
      </w:r>
      <w:r w:rsidR="00BA066D" w:rsidRPr="60ED76E5">
        <w:t xml:space="preserve">The architecture is modular, leveraging </w:t>
      </w:r>
      <w:r w:rsidR="00BA066D" w:rsidRPr="60ED76E5">
        <w:rPr>
          <w:b/>
          <w:bCs/>
        </w:rPr>
        <w:t>Power Automate</w:t>
      </w:r>
      <w:r w:rsidR="00BA066D" w:rsidRPr="60ED76E5">
        <w:t xml:space="preserve"> for ingestion automation, </w:t>
      </w:r>
      <w:r w:rsidR="00BA066D" w:rsidRPr="60ED76E5">
        <w:rPr>
          <w:b/>
          <w:bCs/>
        </w:rPr>
        <w:t>Azure Blob Storage</w:t>
      </w:r>
      <w:r w:rsidR="00BA066D" w:rsidRPr="60ED76E5">
        <w:t xml:space="preserve"> and </w:t>
      </w:r>
      <w:r w:rsidR="00BA066D" w:rsidRPr="60ED76E5">
        <w:rPr>
          <w:b/>
          <w:bCs/>
        </w:rPr>
        <w:t>Delta Lake</w:t>
      </w:r>
      <w:r w:rsidR="00BA066D" w:rsidRPr="60ED76E5">
        <w:t xml:space="preserve"> for data staging, </w:t>
      </w:r>
      <w:r w:rsidR="00BA066D" w:rsidRPr="60ED76E5">
        <w:rPr>
          <w:b/>
          <w:bCs/>
        </w:rPr>
        <w:t>Synapse pipelines and notebooks</w:t>
      </w:r>
      <w:r w:rsidR="00BA066D" w:rsidRPr="60ED76E5">
        <w:t xml:space="preserve"> for transformation, </w:t>
      </w:r>
      <w:r w:rsidR="00BA066D" w:rsidRPr="60ED76E5">
        <w:rPr>
          <w:b/>
          <w:bCs/>
        </w:rPr>
        <w:t>Power BI</w:t>
      </w:r>
      <w:r w:rsidR="00BA066D" w:rsidRPr="60ED76E5">
        <w:t xml:space="preserve"> for analytics and RLS, </w:t>
      </w:r>
      <w:r w:rsidRPr="60ED76E5">
        <w:t xml:space="preserve">and a combination of </w:t>
      </w:r>
      <w:r w:rsidRPr="60ED76E5">
        <w:rPr>
          <w:rStyle w:val="Strong"/>
        </w:rPr>
        <w:t xml:space="preserve">Captures </w:t>
      </w:r>
      <w:r w:rsidRPr="60ED76E5">
        <w:t>(Blazor/.NET microservices)</w:t>
      </w:r>
      <w:r w:rsidRPr="60ED76E5">
        <w:rPr>
          <w:rStyle w:val="Strong"/>
        </w:rPr>
        <w:t xml:space="preserve"> + Schoology LTI integration</w:t>
      </w:r>
      <w:r w:rsidRPr="60ED76E5">
        <w:t xml:space="preserve"> for secure report delivery.</w:t>
      </w:r>
      <w:r w:rsidR="004350F1" w:rsidRPr="60ED76E5">
        <w:t xml:space="preserve"> </w:t>
      </w:r>
      <w:r w:rsidR="004350F1" w:rsidRPr="60ED76E5">
        <w:rPr>
          <w:rStyle w:val="Strong"/>
        </w:rPr>
        <w:t xml:space="preserve">Captures </w:t>
      </w:r>
      <w:proofErr w:type="gramStart"/>
      <w:r w:rsidR="004350F1" w:rsidRPr="60ED76E5">
        <w:rPr>
          <w:rStyle w:val="Strong"/>
          <w:b w:val="0"/>
          <w:bCs w:val="0"/>
        </w:rPr>
        <w:t>is</w:t>
      </w:r>
      <w:proofErr w:type="gramEnd"/>
      <w:r w:rsidR="004350F1" w:rsidRPr="60ED76E5">
        <w:rPr>
          <w:rStyle w:val="Strong"/>
          <w:b w:val="0"/>
          <w:bCs w:val="0"/>
        </w:rPr>
        <w:t xml:space="preserve"> also used </w:t>
      </w:r>
      <w:r w:rsidR="00BA066D" w:rsidRPr="60ED76E5">
        <w:t>for front-end access and administration. This layered approach ensures scalability, flexibility for adding new schools, and separation of concerns for maintenance and future enhancements.</w:t>
      </w:r>
    </w:p>
    <w:p w14:paraId="0679AC88" w14:textId="3B137AD6" w:rsidR="00BA066D" w:rsidRPr="00BA066D" w:rsidRDefault="00BA066D" w:rsidP="00BA066D">
      <w:pPr>
        <w:spacing w:after="0" w:line="240" w:lineRule="auto"/>
        <w:rPr>
          <w:rFonts w:ascii="Times New Roman" w:eastAsia="Times New Roman" w:hAnsi="Times New Roman" w:cs="Times New Roman"/>
          <w:kern w:val="0"/>
          <w14:ligatures w14:val="none"/>
        </w:rPr>
      </w:pPr>
    </w:p>
    <w:p w14:paraId="1D5AAFB5" w14:textId="77777777" w:rsidR="00C97CEC" w:rsidRDefault="00C97CEC">
      <w:pPr>
        <w:rPr>
          <w:rFonts w:asciiTheme="majorHAnsi" w:eastAsia="Times New Roman" w:hAnsiTheme="majorHAnsi" w:cstheme="majorBidi"/>
          <w:color w:val="2F5496" w:themeColor="accent1" w:themeShade="BF"/>
          <w:sz w:val="40"/>
          <w:szCs w:val="40"/>
        </w:rPr>
      </w:pPr>
      <w:r>
        <w:rPr>
          <w:rFonts w:eastAsia="Times New Roman"/>
        </w:rPr>
        <w:br w:type="page"/>
      </w:r>
    </w:p>
    <w:p w14:paraId="04DC8007" w14:textId="4343DBF9" w:rsidR="00BA066D" w:rsidRPr="00BA066D" w:rsidRDefault="00730B35" w:rsidP="00BA066D">
      <w:pPr>
        <w:pStyle w:val="Heading1"/>
        <w:rPr>
          <w:rFonts w:eastAsia="Times New Roman"/>
        </w:rPr>
      </w:pPr>
      <w:bookmarkStart w:id="309" w:name="_Toc209233589"/>
      <w:r>
        <w:rPr>
          <w:rFonts w:eastAsia="Times New Roman"/>
        </w:rPr>
        <w:lastRenderedPageBreak/>
        <w:t xml:space="preserve">2. </w:t>
      </w:r>
      <w:r w:rsidR="00BA066D" w:rsidRPr="00BA066D">
        <w:rPr>
          <w:rFonts w:eastAsia="Times New Roman"/>
        </w:rPr>
        <w:t>High-Level Architecture Overview</w:t>
      </w:r>
      <w:bookmarkEnd w:id="309"/>
    </w:p>
    <w:p w14:paraId="1A283CE0" w14:textId="645BF0D1" w:rsidR="00BA066D" w:rsidRPr="00BA066D" w:rsidRDefault="00297CC6" w:rsidP="00AA486F">
      <w:r w:rsidRPr="60ED76E5">
        <w:t>The system operates as an end-to-end pipeline with multiple user access points</w:t>
      </w:r>
      <w:r w:rsidR="00BA066D" w:rsidRPr="60ED76E5">
        <w:t>:</w:t>
      </w:r>
    </w:p>
    <w:p w14:paraId="14B416EC" w14:textId="77777777" w:rsidR="00BA066D" w:rsidRPr="00BA066D" w:rsidRDefault="00BA066D" w:rsidP="00DD5F3A">
      <w:pPr>
        <w:pStyle w:val="ListParagraph"/>
        <w:numPr>
          <w:ilvl w:val="0"/>
          <w:numId w:val="1"/>
        </w:numPr>
      </w:pPr>
      <w:r w:rsidRPr="00AA486F">
        <w:rPr>
          <w:b/>
          <w:bCs/>
        </w:rPr>
        <w:t>Data Ingestion (Bots + PAD)</w:t>
      </w:r>
      <w:r w:rsidRPr="00BA066D">
        <w:t xml:space="preserve"> – Power Automate cloud flows schedule daily tasks to call Schoology APIs for assessment IDs. Each ID is passed to Power Automate Desktop, which automates the Schoology UI to export CSVs (submissions, summaries, question data). The files are uploaded into </w:t>
      </w:r>
      <w:r w:rsidRPr="00AA486F">
        <w:rPr>
          <w:b/>
          <w:bCs/>
        </w:rPr>
        <w:t>Azure Blob Storage</w:t>
      </w:r>
      <w:r w:rsidRPr="00BA066D">
        <w:t xml:space="preserve">, and a </w:t>
      </w:r>
      <w:r w:rsidRPr="00AA486F">
        <w:rPr>
          <w:rFonts w:ascii="Courier New" w:hAnsi="Courier New" w:cs="Courier New"/>
          <w:sz w:val="20"/>
          <w:szCs w:val="20"/>
        </w:rPr>
        <w:t>success.txt</w:t>
      </w:r>
      <w:r w:rsidRPr="00BA066D">
        <w:t xml:space="preserve"> marker file is created.</w:t>
      </w:r>
    </w:p>
    <w:p w14:paraId="5BE02264" w14:textId="77777777" w:rsidR="00BA066D" w:rsidRPr="00BA066D" w:rsidRDefault="00BA066D" w:rsidP="00DD5F3A">
      <w:pPr>
        <w:pStyle w:val="ListParagraph"/>
        <w:numPr>
          <w:ilvl w:val="0"/>
          <w:numId w:val="1"/>
        </w:numPr>
      </w:pPr>
      <w:r w:rsidRPr="60ED76E5">
        <w:rPr>
          <w:b/>
          <w:bCs/>
        </w:rPr>
        <w:t>Data Processing (Synapse + Delta)</w:t>
      </w:r>
      <w:r w:rsidRPr="60ED76E5">
        <w:t xml:space="preserve"> – The presence of </w:t>
      </w:r>
      <w:r w:rsidRPr="60ED76E5">
        <w:rPr>
          <w:rFonts w:ascii="Courier New" w:hAnsi="Courier New" w:cs="Courier New"/>
          <w:sz w:val="20"/>
          <w:szCs w:val="20"/>
        </w:rPr>
        <w:t>success.txt</w:t>
      </w:r>
      <w:r w:rsidRPr="60ED76E5">
        <w:t xml:space="preserve"> triggers the </w:t>
      </w:r>
      <w:proofErr w:type="spellStart"/>
      <w:r w:rsidRPr="60ED76E5">
        <w:rPr>
          <w:b/>
          <w:bCs/>
        </w:rPr>
        <w:t>main_schoology</w:t>
      </w:r>
      <w:proofErr w:type="spellEnd"/>
      <w:r w:rsidRPr="60ED76E5">
        <w:rPr>
          <w:b/>
          <w:bCs/>
        </w:rPr>
        <w:t xml:space="preserve"> pipeline</w:t>
      </w:r>
      <w:r w:rsidRPr="60ED76E5">
        <w:t xml:space="preserve"> in </w:t>
      </w:r>
      <w:r w:rsidRPr="60ED76E5">
        <w:rPr>
          <w:b/>
          <w:bCs/>
        </w:rPr>
        <w:t>Azure Synapse</w:t>
      </w:r>
      <w:r w:rsidRPr="60ED76E5">
        <w:t xml:space="preserve">, which executes the </w:t>
      </w:r>
      <w:proofErr w:type="spellStart"/>
      <w:r w:rsidRPr="60ED76E5">
        <w:rPr>
          <w:rFonts w:ascii="Courier New" w:hAnsi="Courier New" w:cs="Courier New"/>
          <w:sz w:val="20"/>
          <w:szCs w:val="20"/>
        </w:rPr>
        <w:t>Schoology_py</w:t>
      </w:r>
      <w:proofErr w:type="spellEnd"/>
      <w:r w:rsidRPr="60ED76E5">
        <w:t xml:space="preserve"> notebook. This notebook transforms and aggregates the data into </w:t>
      </w:r>
      <w:r w:rsidRPr="60ED76E5">
        <w:rPr>
          <w:b/>
          <w:bCs/>
        </w:rPr>
        <w:t>Delta cubes</w:t>
      </w:r>
      <w:r w:rsidRPr="60ED76E5">
        <w:t>, optimized for analytics. Additional pipelines handle standards and pseudonymization.</w:t>
      </w:r>
    </w:p>
    <w:p w14:paraId="40943B2F" w14:textId="77777777" w:rsidR="00BA066D" w:rsidRPr="00BA066D" w:rsidRDefault="00BA066D" w:rsidP="00DD5F3A">
      <w:pPr>
        <w:pStyle w:val="ListParagraph"/>
        <w:numPr>
          <w:ilvl w:val="0"/>
          <w:numId w:val="1"/>
        </w:numPr>
      </w:pPr>
      <w:r w:rsidRPr="00AA486F">
        <w:rPr>
          <w:b/>
          <w:bCs/>
        </w:rPr>
        <w:t>Analytics (Power BI)</w:t>
      </w:r>
      <w:r w:rsidRPr="00BA066D">
        <w:t xml:space="preserve"> – Cubes feed into </w:t>
      </w:r>
      <w:r w:rsidRPr="00AA486F">
        <w:rPr>
          <w:b/>
          <w:bCs/>
        </w:rPr>
        <w:t>Power BI datasets</w:t>
      </w:r>
      <w:r w:rsidRPr="00BA066D">
        <w:t xml:space="preserve"> within school-specific workspaces. Power BI applies </w:t>
      </w:r>
      <w:r w:rsidRPr="00AA486F">
        <w:rPr>
          <w:b/>
          <w:bCs/>
        </w:rPr>
        <w:t>row-level security (RLS)</w:t>
      </w:r>
      <w:r w:rsidRPr="00BA066D">
        <w:t xml:space="preserve"> based on a Roles table, ensuring each user’s reports are scoped to their school and role.</w:t>
      </w:r>
    </w:p>
    <w:p w14:paraId="60BFF89A" w14:textId="77777777" w:rsidR="00297CC6" w:rsidRDefault="00297CC6" w:rsidP="00DD5F3A">
      <w:pPr>
        <w:pStyle w:val="ListParagraph"/>
        <w:numPr>
          <w:ilvl w:val="0"/>
          <w:numId w:val="1"/>
        </w:numPr>
      </w:pPr>
      <w:r>
        <w:rPr>
          <w:rStyle w:val="Strong"/>
        </w:rPr>
        <w:t>Access &amp; Embedding</w:t>
      </w:r>
    </w:p>
    <w:p w14:paraId="3FB1185E" w14:textId="6AB4BB83" w:rsidR="00297CC6" w:rsidRDefault="00297CC6" w:rsidP="00DD5F3A">
      <w:pPr>
        <w:pStyle w:val="ListParagraph"/>
        <w:numPr>
          <w:ilvl w:val="0"/>
          <w:numId w:val="3"/>
        </w:numPr>
      </w:pPr>
      <w:r w:rsidRPr="60ED76E5">
        <w:rPr>
          <w:rStyle w:val="Strong"/>
        </w:rPr>
        <w:t>Captures App</w:t>
      </w:r>
      <w:r w:rsidRPr="60ED76E5">
        <w:t xml:space="preserve"> – </w:t>
      </w:r>
      <w:r w:rsidRPr="60ED76E5">
        <w:rPr>
          <w:kern w:val="0"/>
          <w14:ligatures w14:val="none"/>
        </w:rPr>
        <w:t xml:space="preserve">End-users log into the </w:t>
      </w:r>
      <w:r w:rsidRPr="60ED76E5">
        <w:rPr>
          <w:b/>
          <w:bCs/>
          <w:kern w:val="0"/>
          <w14:ligatures w14:val="none"/>
        </w:rPr>
        <w:t>Captures application</w:t>
      </w:r>
      <w:r w:rsidRPr="60ED76E5">
        <w:rPr>
          <w:kern w:val="0"/>
          <w14:ligatures w14:val="none"/>
        </w:rPr>
        <w:t xml:space="preserve"> (built on Blazor and .NET microservices) using SSO/LTI authentication. Captures calls the </w:t>
      </w:r>
      <w:proofErr w:type="spellStart"/>
      <w:r w:rsidRPr="60ED76E5">
        <w:rPr>
          <w:b/>
          <w:bCs/>
          <w:kern w:val="0"/>
          <w14:ligatures w14:val="none"/>
        </w:rPr>
        <w:t>ReportService</w:t>
      </w:r>
      <w:proofErr w:type="spellEnd"/>
      <w:r w:rsidRPr="60ED76E5">
        <w:rPr>
          <w:kern w:val="0"/>
          <w14:ligatures w14:val="none"/>
        </w:rPr>
        <w:t>, which generates a Power BI embed token via REST API. The report is then rendered in Captures with the correct permissions applied. Admin modules allow tenant management, workspace mapping, and role assignment.</w:t>
      </w:r>
    </w:p>
    <w:p w14:paraId="0800A19F" w14:textId="0BB68C54" w:rsidR="00297CC6" w:rsidRDefault="00297CC6" w:rsidP="00DD5F3A">
      <w:pPr>
        <w:pStyle w:val="ListParagraph"/>
        <w:numPr>
          <w:ilvl w:val="0"/>
          <w:numId w:val="3"/>
        </w:numPr>
      </w:pPr>
      <w:r>
        <w:rPr>
          <w:rStyle w:val="Strong"/>
        </w:rPr>
        <w:t>Schoology LTI Integration</w:t>
      </w:r>
      <w:r>
        <w:t xml:space="preserve"> – Reports are also embedded directly inside the Schoology LMS as a tab. LTI authentication assigns roles during login, and the Power BI embed token enforces data restrictions.</w:t>
      </w:r>
    </w:p>
    <w:p w14:paraId="11AF4049" w14:textId="2F9C5E5F" w:rsidR="00BA066D" w:rsidRPr="00C97CEC" w:rsidRDefault="00BA066D" w:rsidP="00C97CEC"/>
    <w:p w14:paraId="0B41EB91" w14:textId="2BE89F8C" w:rsidR="00BA066D" w:rsidRDefault="00BA066D" w:rsidP="00AA486F">
      <w:r w:rsidRPr="00776A80">
        <w:rPr>
          <w:b/>
          <w:bCs/>
          <w:highlight w:val="yellow"/>
          <w:rPrChange w:id="310" w:author="Ahmed Shamsheer" w:date="2025-09-19T17:13:00Z" w16du:dateUtc="2025-09-19T12:13:00Z">
            <w:rPr>
              <w:b/>
              <w:bCs/>
            </w:rPr>
          </w:rPrChange>
        </w:rPr>
        <w:t>Visual Flow (Summary):</w:t>
      </w:r>
      <w:ins w:id="311" w:author="Ahmed Shamsheer" w:date="2025-09-19T17:20:00Z" w16du:dateUtc="2025-09-19T12:20:00Z">
        <w:r w:rsidR="00544F64">
          <w:rPr>
            <w:b/>
            <w:bCs/>
          </w:rPr>
          <w:t xml:space="preserve"> -to update</w:t>
        </w:r>
      </w:ins>
      <w:r w:rsidRPr="00BA066D">
        <w:br/>
      </w:r>
      <w:r w:rsidRPr="00780134">
        <w:t>Schoology → Bots (Cloud + PAD) → Azure Blob (</w:t>
      </w:r>
      <w:r w:rsidRPr="00780134">
        <w:rPr>
          <w:rFonts w:ascii="Courier New" w:hAnsi="Courier New" w:cs="Courier New"/>
          <w:sz w:val="20"/>
          <w:szCs w:val="20"/>
        </w:rPr>
        <w:t>CSV + success.txt</w:t>
      </w:r>
      <w:r w:rsidRPr="00780134">
        <w:t xml:space="preserve">) → Synapse pipelines/notebooks → Delta cubes → Power BI datasets (RLS) → </w:t>
      </w:r>
      <w:r w:rsidR="00301CFE" w:rsidRPr="00780134">
        <w:t xml:space="preserve">Accessible via </w:t>
      </w:r>
      <w:r w:rsidRPr="00780134">
        <w:rPr>
          <w:b/>
          <w:bCs/>
        </w:rPr>
        <w:t>Captures app</w:t>
      </w:r>
      <w:r w:rsidRPr="00780134">
        <w:t xml:space="preserve"> (login → embed token → reports)</w:t>
      </w:r>
      <w:r w:rsidR="00301CFE" w:rsidRPr="00780134">
        <w:t xml:space="preserve"> or </w:t>
      </w:r>
      <w:r w:rsidR="00301CFE" w:rsidRPr="00780134">
        <w:rPr>
          <w:b/>
          <w:bCs/>
        </w:rPr>
        <w:t>Schoology LTI tab</w:t>
      </w:r>
      <w:r w:rsidRPr="00780134">
        <w:t>.</w:t>
      </w:r>
    </w:p>
    <w:p w14:paraId="2629C347" w14:textId="75322756" w:rsidR="00020F48" w:rsidRDefault="00020F48" w:rsidP="00AA486F">
      <w:r w:rsidRPr="00020F48">
        <w:rPr>
          <w:noProof/>
        </w:rPr>
        <w:drawing>
          <wp:anchor distT="0" distB="0" distL="114300" distR="114300" simplePos="0" relativeHeight="251658241" behindDoc="0" locked="0" layoutInCell="1" allowOverlap="1" wp14:anchorId="5D62C34E" wp14:editId="1B491267">
            <wp:simplePos x="0" y="0"/>
            <wp:positionH relativeFrom="column">
              <wp:posOffset>-750054</wp:posOffset>
            </wp:positionH>
            <wp:positionV relativeFrom="paragraph">
              <wp:posOffset>94615</wp:posOffset>
            </wp:positionV>
            <wp:extent cx="7166507" cy="1466490"/>
            <wp:effectExtent l="0" t="0" r="0" b="635"/>
            <wp:wrapNone/>
            <wp:docPr id="133443567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35674" name="Picture 1"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166507" cy="1466490"/>
                    </a:xfrm>
                    <a:prstGeom prst="rect">
                      <a:avLst/>
                    </a:prstGeom>
                  </pic:spPr>
                </pic:pic>
              </a:graphicData>
            </a:graphic>
            <wp14:sizeRelH relativeFrom="page">
              <wp14:pctWidth>0</wp14:pctWidth>
            </wp14:sizeRelH>
            <wp14:sizeRelV relativeFrom="page">
              <wp14:pctHeight>0</wp14:pctHeight>
            </wp14:sizeRelV>
          </wp:anchor>
        </w:drawing>
      </w:r>
    </w:p>
    <w:p w14:paraId="5E8D717C" w14:textId="72961C19" w:rsidR="00020F48" w:rsidRDefault="00020F48" w:rsidP="00AA486F"/>
    <w:p w14:paraId="2AA9A92A" w14:textId="77777777" w:rsidR="00020F48" w:rsidRDefault="00020F48" w:rsidP="00AA486F"/>
    <w:p w14:paraId="1E3ECC9F" w14:textId="77777777" w:rsidR="00020F48" w:rsidRPr="00020F48" w:rsidRDefault="00020F48" w:rsidP="00AA486F"/>
    <w:p w14:paraId="3606CD89" w14:textId="77777777" w:rsidR="00020F48" w:rsidRDefault="00020F48">
      <w:pPr>
        <w:rPr>
          <w:rStyle w:val="Strong"/>
          <w:rFonts w:asciiTheme="majorHAnsi" w:eastAsiaTheme="majorEastAsia" w:hAnsiTheme="majorHAnsi" w:cstheme="majorBidi"/>
          <w:b w:val="0"/>
          <w:bCs w:val="0"/>
          <w:color w:val="2F5496" w:themeColor="accent1" w:themeShade="BF"/>
          <w:sz w:val="40"/>
          <w:szCs w:val="40"/>
        </w:rPr>
      </w:pPr>
      <w:r>
        <w:rPr>
          <w:rStyle w:val="Strong"/>
          <w:b w:val="0"/>
          <w:bCs w:val="0"/>
        </w:rPr>
        <w:br w:type="page"/>
      </w:r>
    </w:p>
    <w:p w14:paraId="7E9E7916" w14:textId="6A3CB55E" w:rsidR="00730B35" w:rsidRDefault="00730B35" w:rsidP="00730B35">
      <w:pPr>
        <w:pStyle w:val="Heading1"/>
      </w:pPr>
      <w:bookmarkStart w:id="312" w:name="_Toc209233590"/>
      <w:r>
        <w:rPr>
          <w:rStyle w:val="Strong"/>
          <w:b w:val="0"/>
          <w:bCs w:val="0"/>
        </w:rPr>
        <w:lastRenderedPageBreak/>
        <w:t>3. Data Ingestion (Bots + PAD)</w:t>
      </w:r>
      <w:bookmarkEnd w:id="312"/>
    </w:p>
    <w:p w14:paraId="20983D13" w14:textId="02669BC6" w:rsidR="00730B35" w:rsidRDefault="00730B35" w:rsidP="00730B35">
      <w:pPr>
        <w:pStyle w:val="Heading3"/>
      </w:pPr>
      <w:bookmarkStart w:id="313" w:name="_Toc209233591"/>
      <w:r>
        <w:rPr>
          <w:rStyle w:val="Strong"/>
          <w:b w:val="0"/>
          <w:bCs w:val="0"/>
        </w:rPr>
        <w:t>High-Level Summary</w:t>
      </w:r>
      <w:bookmarkEnd w:id="313"/>
    </w:p>
    <w:p w14:paraId="0B6BD3F4" w14:textId="1B0CB029" w:rsidR="00730B35" w:rsidRDefault="00C54118" w:rsidP="00730B35">
      <w:ins w:id="314" w:author="Ahmed Shamsheer" w:date="2025-09-20T03:29:00Z" w16du:dateUtc="2025-09-19T22:29:00Z">
        <w:r>
          <w:t xml:space="preserve">Data ingestion is a hybrid process combining the </w:t>
        </w:r>
        <w:r>
          <w:rPr>
            <w:rStyle w:val="Strong"/>
          </w:rPr>
          <w:t>Schoology API</w:t>
        </w:r>
        <w:r>
          <w:t xml:space="preserve"> and </w:t>
        </w:r>
        <w:r>
          <w:rPr>
            <w:rStyle w:val="Strong"/>
          </w:rPr>
          <w:t>Power Automate Desktop (PAD)</w:t>
        </w:r>
        <w:r>
          <w:t xml:space="preserve"> automation, orchestrated by </w:t>
        </w:r>
        <w:r>
          <w:rPr>
            <w:rStyle w:val="Strong"/>
          </w:rPr>
          <w:t>Power Automate Cloud flows</w:t>
        </w:r>
        <w:r>
          <w:t xml:space="preserve">. Each evening, the API identifies which assessments meet the ingestion criteria (published, in scope, due within the last 14 days, correct grading category). For each valid assessment ID, a PAD flow runs to log into Schoology, export CSV result files, and upload them to </w:t>
        </w:r>
        <w:r>
          <w:rPr>
            <w:rStyle w:val="Strong"/>
          </w:rPr>
          <w:t>Azure Blob Storage</w:t>
        </w:r>
        <w:r>
          <w:t xml:space="preserve">. A </w:t>
        </w:r>
        <w:r>
          <w:rPr>
            <w:rStyle w:val="HTMLCode"/>
            <w:rFonts w:eastAsiaTheme="majorEastAsia"/>
          </w:rPr>
          <w:t>success.txt</w:t>
        </w:r>
        <w:r>
          <w:t xml:space="preserve"> marker confirms completion, triggering the downstream </w:t>
        </w:r>
        <w:r>
          <w:rPr>
            <w:rStyle w:val="Strong"/>
          </w:rPr>
          <w:t>Synapse pipelines</w:t>
        </w:r>
        <w:r>
          <w:t xml:space="preserve"> to process and build analytical cubes.</w:t>
        </w:r>
        <w:r w:rsidDel="00C54118">
          <w:t xml:space="preserve"> </w:t>
        </w:r>
      </w:ins>
      <w:del w:id="315" w:author="Ahmed Shamsheer" w:date="2025-09-20T03:29:00Z" w16du:dateUtc="2025-09-19T22:29:00Z">
        <w:r w:rsidR="00730B35" w:rsidDel="00C54118">
          <w:delText xml:space="preserve">Data ingestion is </w:delText>
        </w:r>
      </w:del>
      <w:del w:id="316" w:author="Ahmed Shamsheer" w:date="2025-09-19T17:22:00Z" w16du:dateUtc="2025-09-19T12:22:00Z">
        <w:r w:rsidR="00730B35" w:rsidDel="00346807">
          <w:delText xml:space="preserve">fully </w:delText>
        </w:r>
      </w:del>
      <w:del w:id="317" w:author="Ahmed Shamsheer" w:date="2025-09-20T03:29:00Z" w16du:dateUtc="2025-09-19T22:29:00Z">
        <w:r w:rsidR="00730B35" w:rsidDel="00C54118">
          <w:delText xml:space="preserve">automated using a combination of </w:delText>
        </w:r>
        <w:r w:rsidR="00730B35" w:rsidDel="00C54118">
          <w:rPr>
            <w:rStyle w:val="Strong"/>
          </w:rPr>
          <w:delText>Power Automate Cloud flows</w:delText>
        </w:r>
        <w:r w:rsidR="00730B35" w:rsidDel="00C54118">
          <w:delText xml:space="preserve"> and </w:delText>
        </w:r>
        <w:r w:rsidR="00730B35" w:rsidDel="00C54118">
          <w:rPr>
            <w:rStyle w:val="Strong"/>
          </w:rPr>
          <w:delText>Power Automate Desktop (PAD)</w:delText>
        </w:r>
        <w:r w:rsidR="00730B35" w:rsidDel="00C54118">
          <w:delText xml:space="preserve">. Each night, scheduled flows retrieve </w:delText>
        </w:r>
      </w:del>
      <w:del w:id="318" w:author="Ahmed Shamsheer" w:date="2025-09-19T17:28:00Z" w16du:dateUtc="2025-09-19T12:28:00Z">
        <w:r w:rsidR="00730B35" w:rsidDel="000678B5">
          <w:delText xml:space="preserve">assessment IDs from Schoology, launch desktop automation to export CSV reports, and upload them into </w:delText>
        </w:r>
        <w:r w:rsidR="00730B35" w:rsidDel="000678B5">
          <w:rPr>
            <w:rStyle w:val="Strong"/>
          </w:rPr>
          <w:delText>Azure Blob Storage</w:delText>
        </w:r>
        <w:r w:rsidR="00730B35" w:rsidDel="000678B5">
          <w:delText xml:space="preserve">. A </w:delText>
        </w:r>
        <w:r w:rsidR="00730B35" w:rsidDel="000678B5">
          <w:rPr>
            <w:rStyle w:val="HTMLCode"/>
            <w:rFonts w:eastAsiaTheme="majorEastAsia"/>
          </w:rPr>
          <w:delText>success.txt</w:delText>
        </w:r>
        <w:r w:rsidR="00730B35" w:rsidDel="000678B5">
          <w:delText xml:space="preserve"> marker file is generated to confirm completion and trigger downstream Synapse pipelines.</w:delText>
        </w:r>
      </w:del>
    </w:p>
    <w:p w14:paraId="42AEE725" w14:textId="1C867E0A" w:rsidR="00730B35" w:rsidRDefault="00000000" w:rsidP="00C54118">
      <w:r>
        <w:pict w14:anchorId="32AC9C2F">
          <v:rect id="_x0000_i1025" style="width:0;height:1.5pt" o:hralign="center" o:hrstd="t" o:hr="t" fillcolor="#a0a0a0" stroked="f"/>
        </w:pict>
      </w:r>
    </w:p>
    <w:p w14:paraId="4AE6566D" w14:textId="5022E596" w:rsidR="00730B35" w:rsidRDefault="00CA53B8" w:rsidP="00730B35">
      <w:pPr>
        <w:pStyle w:val="Heading3"/>
      </w:pPr>
      <w:bookmarkStart w:id="319" w:name="_Toc209233592"/>
      <w:r>
        <w:t>Process Description</w:t>
      </w:r>
      <w:bookmarkEnd w:id="319"/>
    </w:p>
    <w:p w14:paraId="313FDBC3" w14:textId="77777777" w:rsidR="00983501" w:rsidRDefault="00983501">
      <w:pPr>
        <w:rPr>
          <w:ins w:id="320" w:author="Ahmed Shamsheer" w:date="2025-09-20T03:30:00Z" w16du:dateUtc="2025-09-19T22:30:00Z"/>
        </w:rPr>
        <w:pPrChange w:id="321" w:author="Ahmed Shamsheer" w:date="2025-09-20T03:30:00Z" w16du:dateUtc="2025-09-19T22:30:00Z">
          <w:pPr>
            <w:pStyle w:val="NormalWeb"/>
          </w:pPr>
        </w:pPrChange>
      </w:pPr>
      <w:ins w:id="322" w:author="Ahmed Shamsheer" w:date="2025-09-20T03:30:00Z" w16du:dateUtc="2025-09-19T22:30:00Z">
        <w:r>
          <w:t xml:space="preserve">The ingestion process begins each evening with a </w:t>
        </w:r>
        <w:r>
          <w:rPr>
            <w:rStyle w:val="Strong"/>
          </w:rPr>
          <w:t>scheduled Power Automate Cloud flow</w:t>
        </w:r>
        <w:r>
          <w:t xml:space="preserve">. This orchestrator acts as the “traffic controller,” deciding which assessments need to be ingested. To do this, it first connects to the </w:t>
        </w:r>
        <w:r>
          <w:rPr>
            <w:rStyle w:val="Strong"/>
          </w:rPr>
          <w:t>Schoology REST API</w:t>
        </w:r>
        <w:r>
          <w:t>, which returns a list of assessments that meet strict business rules: the assessment must be published, belong to the configured grading category, be of type “test/quiz,” and have a due date within the last 14 days. This ensures that only active and relevant assessments are processed, and old or unpublished items are ignored.</w:t>
        </w:r>
      </w:ins>
    </w:p>
    <w:p w14:paraId="79DEA892" w14:textId="390783E0" w:rsidR="00983501" w:rsidRDefault="00983501">
      <w:pPr>
        <w:rPr>
          <w:ins w:id="323" w:author="Ahmed Shamsheer" w:date="2025-09-20T03:30:00Z" w16du:dateUtc="2025-09-19T22:30:00Z"/>
        </w:rPr>
        <w:pPrChange w:id="324" w:author="Ahmed Shamsheer" w:date="2025-09-20T03:30:00Z" w16du:dateUtc="2025-09-19T22:30:00Z">
          <w:pPr>
            <w:pStyle w:val="NormalWeb"/>
          </w:pPr>
        </w:pPrChange>
      </w:pPr>
      <w:ins w:id="325" w:author="Ahmed Shamsheer" w:date="2025-09-20T03:30:00Z" w16du:dateUtc="2025-09-19T22:30:00Z">
        <w:r>
          <w:t xml:space="preserve">Once the list of valid assessment IDs is gathered, the Cloud flow loops through them one by one and calls a </w:t>
        </w:r>
        <w:r>
          <w:rPr>
            <w:rStyle w:val="Strong"/>
          </w:rPr>
          <w:t>Power Automate Desktop (PAD) flow</w:t>
        </w:r>
        <w:r>
          <w:t>. PAD is responsible for the actual retrieval of assessment results. Since Schoology’s API does not expose student responses or scores, PAD mimics a teacher’s actions in the Schoology user interface: logging in, navigating to each assessment results page, opening the “Export Stats” dialog, and downloading CSV files containing submissions, question-level responses, and summary statistics. If an assessment has no submissions, the bot detects this and skips it.</w:t>
        </w:r>
      </w:ins>
    </w:p>
    <w:p w14:paraId="6DF5D5FB" w14:textId="68494D8A" w:rsidR="00983501" w:rsidRDefault="00983501">
      <w:pPr>
        <w:rPr>
          <w:ins w:id="326" w:author="Ahmed Shamsheer" w:date="2025-09-20T03:30:00Z" w16du:dateUtc="2025-09-19T22:30:00Z"/>
        </w:rPr>
        <w:pPrChange w:id="327" w:author="Ahmed Shamsheer" w:date="2025-09-20T03:30:00Z" w16du:dateUtc="2025-09-19T22:30:00Z">
          <w:pPr>
            <w:pStyle w:val="NormalWeb"/>
          </w:pPr>
        </w:pPrChange>
      </w:pPr>
      <w:ins w:id="328" w:author="Ahmed Shamsheer" w:date="2025-09-20T03:30:00Z" w16du:dateUtc="2025-09-19T22:30:00Z">
        <w:r>
          <w:t xml:space="preserve">Each set of CSVs is then uploaded by PAD into </w:t>
        </w:r>
        <w:r>
          <w:rPr>
            <w:rStyle w:val="Strong"/>
          </w:rPr>
          <w:t>Azure Blob Storage</w:t>
        </w:r>
        <w:r>
          <w:t xml:space="preserve"> in a structured folder hierarchy. Once all expected files for a school are uploaded successfully, PAD writes a </w:t>
        </w:r>
        <w:r>
          <w:rPr>
            <w:rStyle w:val="HTMLCode"/>
            <w:rFonts w:eastAsiaTheme="majorEastAsia"/>
          </w:rPr>
          <w:t>{school}_success.txt</w:t>
        </w:r>
        <w:r>
          <w:t xml:space="preserve"> marker file to the same folder. This marker </w:t>
        </w:r>
        <w:proofErr w:type="gramStart"/>
        <w:r>
          <w:t>signals to</w:t>
        </w:r>
        <w:proofErr w:type="gramEnd"/>
        <w:r>
          <w:t xml:space="preserve"> downstream systems that ingestion for that school is complete and consistent.</w:t>
        </w:r>
      </w:ins>
    </w:p>
    <w:p w14:paraId="50086C9E" w14:textId="2C4AE60A" w:rsidR="00D53370" w:rsidRDefault="00D53370" w:rsidP="00C71280">
      <w:pPr>
        <w:rPr>
          <w:ins w:id="329" w:author="Ahmed Shamsheer" w:date="2025-09-19T17:43:00Z" w16du:dateUtc="2025-09-19T12:43:00Z"/>
        </w:rPr>
      </w:pPr>
      <w:ins w:id="330" w:author="Ahmed Shamsheer" w:date="2025-09-19T17:30:00Z" w16du:dateUtc="2025-09-19T12:30:00Z">
        <w:r>
          <w:t xml:space="preserve">This marker acts as a </w:t>
        </w:r>
        <w:r>
          <w:rPr>
            <w:rStyle w:val="Strong"/>
            <w:rFonts w:eastAsiaTheme="majorEastAsia"/>
          </w:rPr>
          <w:t>trigger signal</w:t>
        </w:r>
        <w:r>
          <w:t xml:space="preserve"> for the </w:t>
        </w:r>
        <w:proofErr w:type="spellStart"/>
        <w:r>
          <w:rPr>
            <w:rStyle w:val="HTMLCode"/>
            <w:rFonts w:eastAsiaTheme="majorEastAsia"/>
          </w:rPr>
          <w:t>main_schoology</w:t>
        </w:r>
        <w:proofErr w:type="spellEnd"/>
        <w:r>
          <w:t xml:space="preserve"> pipeline in Synapse. The pipeline only executes when the marker is present, ensuring </w:t>
        </w:r>
        <w:r>
          <w:rPr>
            <w:rStyle w:val="Strong"/>
            <w:rFonts w:eastAsiaTheme="majorEastAsia"/>
          </w:rPr>
          <w:t>atomic ingestion</w:t>
        </w:r>
        <w:r>
          <w:t xml:space="preserve">: either the full </w:t>
        </w:r>
        <w:r>
          <w:lastRenderedPageBreak/>
          <w:t>set of files is available and processed, or nothing runs. This prevents partial or corrupted cube builds.</w:t>
        </w:r>
      </w:ins>
    </w:p>
    <w:p w14:paraId="77D292BE" w14:textId="4E580634" w:rsidR="00393B90" w:rsidRPr="008A6E6C" w:rsidRDefault="00393B90">
      <w:pPr>
        <w:pStyle w:val="ListParagraph"/>
        <w:numPr>
          <w:ilvl w:val="0"/>
          <w:numId w:val="59"/>
        </w:numPr>
        <w:rPr>
          <w:ins w:id="331" w:author="Ahmed Shamsheer" w:date="2025-09-20T03:34:00Z" w16du:dateUtc="2025-09-19T22:34:00Z"/>
          <w:b/>
          <w:bCs/>
          <w:rPrChange w:id="332" w:author="Ahmed Shamsheer" w:date="2025-09-20T03:36:00Z" w16du:dateUtc="2025-09-19T22:36:00Z">
            <w:rPr>
              <w:ins w:id="333" w:author="Ahmed Shamsheer" w:date="2025-09-20T03:34:00Z" w16du:dateUtc="2025-09-19T22:34:00Z"/>
            </w:rPr>
          </w:rPrChange>
        </w:rPr>
        <w:pPrChange w:id="334" w:author="Ahmed Shamsheer" w:date="2025-09-20T03:35:00Z" w16du:dateUtc="2025-09-19T22:35:00Z">
          <w:pPr>
            <w:pStyle w:val="NormalWeb"/>
          </w:pPr>
        </w:pPrChange>
      </w:pPr>
      <w:ins w:id="335" w:author="Ahmed Shamsheer" w:date="2025-09-20T03:34:00Z" w16du:dateUtc="2025-09-19T22:34:00Z">
        <w:r w:rsidRPr="008A6E6C">
          <w:rPr>
            <w:rStyle w:val="Strong"/>
            <w:rPrChange w:id="336" w:author="Ahmed Shamsheer" w:date="2025-09-20T03:36:00Z" w16du:dateUtc="2025-09-19T22:36:00Z">
              <w:rPr>
                <w:rStyle w:val="Strong"/>
                <w:rFonts w:eastAsiaTheme="majorEastAsia"/>
              </w:rPr>
            </w:rPrChange>
          </w:rPr>
          <w:t>Power Automate Cloud Flow (Scheduler &amp; Orchestration)</w:t>
        </w:r>
      </w:ins>
    </w:p>
    <w:p w14:paraId="64547789" w14:textId="77777777" w:rsidR="00393B90" w:rsidRDefault="00393B90">
      <w:pPr>
        <w:pStyle w:val="ListParagraph"/>
        <w:numPr>
          <w:ilvl w:val="0"/>
          <w:numId w:val="60"/>
        </w:numPr>
        <w:rPr>
          <w:ins w:id="337" w:author="Ahmed Shamsheer" w:date="2025-09-20T03:34:00Z" w16du:dateUtc="2025-09-19T22:34:00Z"/>
        </w:rPr>
        <w:pPrChange w:id="338" w:author="Ahmed Shamsheer" w:date="2025-09-20T03:36:00Z" w16du:dateUtc="2025-09-19T22:36:00Z">
          <w:pPr>
            <w:pStyle w:val="NormalWeb"/>
            <w:numPr>
              <w:numId w:val="54"/>
            </w:numPr>
            <w:tabs>
              <w:tab w:val="num" w:pos="720"/>
            </w:tabs>
            <w:ind w:left="720" w:hanging="360"/>
          </w:pPr>
        </w:pPrChange>
      </w:pPr>
      <w:ins w:id="339" w:author="Ahmed Shamsheer" w:date="2025-09-20T03:34:00Z" w16du:dateUtc="2025-09-19T22:34:00Z">
        <w:r>
          <w:t xml:space="preserve">Runs daily (typically </w:t>
        </w:r>
        <w:r>
          <w:rPr>
            <w:rStyle w:val="Strong"/>
          </w:rPr>
          <w:t>06:00 pm EST</w:t>
        </w:r>
        <w:r>
          <w:t>).</w:t>
        </w:r>
      </w:ins>
    </w:p>
    <w:p w14:paraId="177AADFF" w14:textId="77777777" w:rsidR="00393B90" w:rsidRDefault="00393B90">
      <w:pPr>
        <w:pStyle w:val="ListParagraph"/>
        <w:numPr>
          <w:ilvl w:val="0"/>
          <w:numId w:val="60"/>
        </w:numPr>
        <w:rPr>
          <w:ins w:id="340" w:author="Ahmed Shamsheer" w:date="2025-09-20T03:34:00Z" w16du:dateUtc="2025-09-19T22:34:00Z"/>
        </w:rPr>
        <w:pPrChange w:id="341" w:author="Ahmed Shamsheer" w:date="2025-09-20T03:36:00Z" w16du:dateUtc="2025-09-19T22:36:00Z">
          <w:pPr>
            <w:pStyle w:val="NormalWeb"/>
            <w:numPr>
              <w:numId w:val="54"/>
            </w:numPr>
            <w:tabs>
              <w:tab w:val="num" w:pos="720"/>
            </w:tabs>
            <w:ind w:left="720" w:hanging="360"/>
          </w:pPr>
        </w:pPrChange>
      </w:pPr>
      <w:proofErr w:type="gramStart"/>
      <w:ins w:id="342" w:author="Ahmed Shamsheer" w:date="2025-09-20T03:34:00Z" w16du:dateUtc="2025-09-19T22:34:00Z">
        <w:r>
          <w:t>Calls</w:t>
        </w:r>
        <w:proofErr w:type="gramEnd"/>
        <w:r>
          <w:t xml:space="preserve"> the </w:t>
        </w:r>
        <w:r>
          <w:rPr>
            <w:rStyle w:val="Strong"/>
          </w:rPr>
          <w:t>Schoology API</w:t>
        </w:r>
        <w:r>
          <w:t xml:space="preserve"> to fetch assessment metadata.</w:t>
        </w:r>
      </w:ins>
    </w:p>
    <w:p w14:paraId="5871C057" w14:textId="77777777" w:rsidR="00393B90" w:rsidRDefault="00393B90">
      <w:pPr>
        <w:pStyle w:val="ListParagraph"/>
        <w:numPr>
          <w:ilvl w:val="0"/>
          <w:numId w:val="60"/>
        </w:numPr>
        <w:rPr>
          <w:ins w:id="343" w:author="Ahmed Shamsheer" w:date="2025-09-20T03:34:00Z" w16du:dateUtc="2025-09-19T22:34:00Z"/>
        </w:rPr>
        <w:pPrChange w:id="344" w:author="Ahmed Shamsheer" w:date="2025-09-20T03:36:00Z" w16du:dateUtc="2025-09-19T22:36:00Z">
          <w:pPr>
            <w:pStyle w:val="NormalWeb"/>
            <w:numPr>
              <w:numId w:val="54"/>
            </w:numPr>
            <w:tabs>
              <w:tab w:val="num" w:pos="720"/>
            </w:tabs>
            <w:ind w:left="720" w:hanging="360"/>
          </w:pPr>
        </w:pPrChange>
      </w:pPr>
      <w:proofErr w:type="gramStart"/>
      <w:ins w:id="345" w:author="Ahmed Shamsheer" w:date="2025-09-20T03:34:00Z" w16du:dateUtc="2025-09-19T22:34:00Z">
        <w:r>
          <w:t>Applies</w:t>
        </w:r>
        <w:proofErr w:type="gramEnd"/>
        <w:r>
          <w:t xml:space="preserve"> filters to ensure only relevant assessments are included.</w:t>
        </w:r>
      </w:ins>
    </w:p>
    <w:p w14:paraId="1EECA5FF" w14:textId="77777777" w:rsidR="00393B90" w:rsidRDefault="00393B90">
      <w:pPr>
        <w:pStyle w:val="ListParagraph"/>
        <w:numPr>
          <w:ilvl w:val="0"/>
          <w:numId w:val="60"/>
        </w:numPr>
        <w:rPr>
          <w:ins w:id="346" w:author="Ahmed Shamsheer" w:date="2025-09-20T03:34:00Z" w16du:dateUtc="2025-09-19T22:34:00Z"/>
        </w:rPr>
        <w:pPrChange w:id="347" w:author="Ahmed Shamsheer" w:date="2025-09-20T03:36:00Z" w16du:dateUtc="2025-09-19T22:36:00Z">
          <w:pPr>
            <w:pStyle w:val="NormalWeb"/>
            <w:numPr>
              <w:numId w:val="54"/>
            </w:numPr>
            <w:tabs>
              <w:tab w:val="num" w:pos="720"/>
            </w:tabs>
            <w:ind w:left="720" w:hanging="360"/>
          </w:pPr>
        </w:pPrChange>
      </w:pPr>
      <w:ins w:id="348" w:author="Ahmed Shamsheer" w:date="2025-09-20T03:34:00Z" w16du:dateUtc="2025-09-19T22:34:00Z">
        <w:r>
          <w:t>Loops through assessment IDs and invokes PAD with each ID as input.</w:t>
        </w:r>
      </w:ins>
    </w:p>
    <w:p w14:paraId="77A8D9B0" w14:textId="0A34FCD9" w:rsidR="00393B90" w:rsidRDefault="00393B90">
      <w:pPr>
        <w:pStyle w:val="ListParagraph"/>
        <w:numPr>
          <w:ilvl w:val="0"/>
          <w:numId w:val="59"/>
        </w:numPr>
        <w:rPr>
          <w:ins w:id="349" w:author="Ahmed Shamsheer" w:date="2025-09-20T03:34:00Z" w16du:dateUtc="2025-09-19T22:34:00Z"/>
        </w:rPr>
        <w:pPrChange w:id="350" w:author="Ahmed Shamsheer" w:date="2025-09-20T03:35:00Z" w16du:dateUtc="2025-09-19T22:35:00Z">
          <w:pPr>
            <w:pStyle w:val="NormalWeb"/>
          </w:pPr>
        </w:pPrChange>
      </w:pPr>
      <w:ins w:id="351" w:author="Ahmed Shamsheer" w:date="2025-09-20T03:34:00Z" w16du:dateUtc="2025-09-19T22:34:00Z">
        <w:r w:rsidRPr="008A6E6C">
          <w:rPr>
            <w:rStyle w:val="Strong"/>
            <w:rPrChange w:id="352" w:author="Ahmed Shamsheer" w:date="2025-09-20T03:36:00Z" w16du:dateUtc="2025-09-19T22:36:00Z">
              <w:rPr>
                <w:rStyle w:val="Strong"/>
                <w:rFonts w:eastAsiaTheme="majorEastAsia"/>
              </w:rPr>
            </w:rPrChange>
          </w:rPr>
          <w:t>Schoology API (Assessment Discovery)</w:t>
        </w:r>
        <w:r w:rsidRPr="008A6E6C">
          <w:rPr>
            <w:rStyle w:val="Strong"/>
            <w:rPrChange w:id="353" w:author="Ahmed Shamsheer" w:date="2025-09-20T03:36:00Z" w16du:dateUtc="2025-09-19T22:36:00Z">
              <w:rPr/>
            </w:rPrChange>
          </w:rPr>
          <w:br/>
        </w:r>
        <w:r>
          <w:t>The API returns a list of assessments that meet the following criteria:</w:t>
        </w:r>
      </w:ins>
    </w:p>
    <w:p w14:paraId="23B41BAB" w14:textId="77777777" w:rsidR="00393B90" w:rsidRDefault="00393B90">
      <w:pPr>
        <w:pStyle w:val="ListParagraph"/>
        <w:numPr>
          <w:ilvl w:val="0"/>
          <w:numId w:val="61"/>
        </w:numPr>
        <w:rPr>
          <w:ins w:id="354" w:author="Ahmed Shamsheer" w:date="2025-09-20T03:34:00Z" w16du:dateUtc="2025-09-19T22:34:00Z"/>
        </w:rPr>
        <w:pPrChange w:id="355" w:author="Ahmed Shamsheer" w:date="2025-09-20T03:37:00Z" w16du:dateUtc="2025-09-19T22:37:00Z">
          <w:pPr>
            <w:pStyle w:val="NormalWeb"/>
            <w:numPr>
              <w:numId w:val="55"/>
            </w:numPr>
            <w:tabs>
              <w:tab w:val="num" w:pos="720"/>
            </w:tabs>
            <w:ind w:left="720" w:hanging="360"/>
          </w:pPr>
        </w:pPrChange>
      </w:pPr>
      <w:ins w:id="356" w:author="Ahmed Shamsheer" w:date="2025-09-20T03:34:00Z" w16du:dateUtc="2025-09-19T22:34:00Z">
        <w:r>
          <w:rPr>
            <w:rStyle w:val="Strong"/>
          </w:rPr>
          <w:t>Due Date:</w:t>
        </w:r>
        <w:r>
          <w:t xml:space="preserve"> Within the last 14 days.</w:t>
        </w:r>
      </w:ins>
    </w:p>
    <w:p w14:paraId="4F9623CC" w14:textId="77777777" w:rsidR="00393B90" w:rsidRDefault="00393B90">
      <w:pPr>
        <w:pStyle w:val="ListParagraph"/>
        <w:numPr>
          <w:ilvl w:val="0"/>
          <w:numId w:val="61"/>
        </w:numPr>
        <w:rPr>
          <w:ins w:id="357" w:author="Ahmed Shamsheer" w:date="2025-09-20T03:34:00Z" w16du:dateUtc="2025-09-19T22:34:00Z"/>
        </w:rPr>
        <w:pPrChange w:id="358" w:author="Ahmed Shamsheer" w:date="2025-09-20T03:37:00Z" w16du:dateUtc="2025-09-19T22:37:00Z">
          <w:pPr>
            <w:pStyle w:val="NormalWeb"/>
            <w:numPr>
              <w:numId w:val="55"/>
            </w:numPr>
            <w:tabs>
              <w:tab w:val="num" w:pos="720"/>
            </w:tabs>
            <w:ind w:left="720" w:hanging="360"/>
          </w:pPr>
        </w:pPrChange>
      </w:pPr>
      <w:ins w:id="359" w:author="Ahmed Shamsheer" w:date="2025-09-20T03:34:00Z" w16du:dateUtc="2025-09-19T22:34:00Z">
        <w:r>
          <w:rPr>
            <w:rStyle w:val="Strong"/>
          </w:rPr>
          <w:t>Category:</w:t>
        </w:r>
        <w:r>
          <w:t xml:space="preserve"> Must belong to the designated grading category (per school).</w:t>
        </w:r>
      </w:ins>
    </w:p>
    <w:p w14:paraId="4DE8172F" w14:textId="77777777" w:rsidR="00393B90" w:rsidRDefault="00393B90">
      <w:pPr>
        <w:pStyle w:val="ListParagraph"/>
        <w:numPr>
          <w:ilvl w:val="0"/>
          <w:numId w:val="61"/>
        </w:numPr>
        <w:rPr>
          <w:ins w:id="360" w:author="Ahmed Shamsheer" w:date="2025-09-20T03:34:00Z" w16du:dateUtc="2025-09-19T22:34:00Z"/>
        </w:rPr>
        <w:pPrChange w:id="361" w:author="Ahmed Shamsheer" w:date="2025-09-20T03:37:00Z" w16du:dateUtc="2025-09-19T22:37:00Z">
          <w:pPr>
            <w:pStyle w:val="NormalWeb"/>
            <w:numPr>
              <w:numId w:val="55"/>
            </w:numPr>
            <w:tabs>
              <w:tab w:val="num" w:pos="720"/>
            </w:tabs>
            <w:ind w:left="720" w:hanging="360"/>
          </w:pPr>
        </w:pPrChange>
      </w:pPr>
      <w:ins w:id="362" w:author="Ahmed Shamsheer" w:date="2025-09-20T03:34:00Z" w16du:dateUtc="2025-09-19T22:34:00Z">
        <w:r>
          <w:rPr>
            <w:rStyle w:val="Strong"/>
          </w:rPr>
          <w:t>Status:</w:t>
        </w:r>
        <w:r>
          <w:t xml:space="preserve"> Published and active. </w:t>
        </w:r>
        <w:r>
          <w:rPr>
            <w:rStyle w:val="Emphasis"/>
          </w:rPr>
          <w:t>(</w:t>
        </w:r>
        <w:r w:rsidRPr="00304B63">
          <w:rPr>
            <w:rStyle w:val="Emphasis"/>
            <w:highlight w:val="yellow"/>
            <w:rPrChange w:id="363" w:author="Ahmed Shamsheer" w:date="2025-09-20T03:39:00Z" w16du:dateUtc="2025-09-19T22:39:00Z">
              <w:rPr>
                <w:rStyle w:val="Emphasis"/>
                <w:rFonts w:eastAsiaTheme="majorEastAsia"/>
              </w:rPr>
            </w:rPrChange>
          </w:rPr>
          <w:t>Exact definition of “active” requires clarification.</w:t>
        </w:r>
        <w:r>
          <w:rPr>
            <w:rStyle w:val="Emphasis"/>
          </w:rPr>
          <w:t>)</w:t>
        </w:r>
      </w:ins>
    </w:p>
    <w:p w14:paraId="5BCE4A41" w14:textId="77777777" w:rsidR="00393B90" w:rsidRDefault="00393B90">
      <w:pPr>
        <w:pStyle w:val="ListParagraph"/>
        <w:numPr>
          <w:ilvl w:val="0"/>
          <w:numId w:val="61"/>
        </w:numPr>
        <w:rPr>
          <w:ins w:id="364" w:author="Ahmed Shamsheer" w:date="2025-09-20T03:34:00Z" w16du:dateUtc="2025-09-19T22:34:00Z"/>
        </w:rPr>
        <w:pPrChange w:id="365" w:author="Ahmed Shamsheer" w:date="2025-09-20T03:37:00Z" w16du:dateUtc="2025-09-19T22:37:00Z">
          <w:pPr>
            <w:pStyle w:val="NormalWeb"/>
            <w:numPr>
              <w:numId w:val="55"/>
            </w:numPr>
            <w:tabs>
              <w:tab w:val="num" w:pos="720"/>
            </w:tabs>
            <w:ind w:left="720" w:hanging="360"/>
          </w:pPr>
        </w:pPrChange>
      </w:pPr>
      <w:ins w:id="366" w:author="Ahmed Shamsheer" w:date="2025-09-20T03:34:00Z" w16du:dateUtc="2025-09-19T22:34:00Z">
        <w:r>
          <w:rPr>
            <w:rStyle w:val="Strong"/>
          </w:rPr>
          <w:t>Type:</w:t>
        </w:r>
        <w:r>
          <w:t xml:space="preserve"> Assignment type = test/quiz.</w:t>
        </w:r>
        <w:r>
          <w:br/>
        </w:r>
        <w:r w:rsidRPr="009829BB">
          <w:rPr>
            <w:rFonts w:ascii="Segoe UI Emoji" w:hAnsi="Segoe UI Emoji" w:cs="Segoe UI Emoji"/>
          </w:rPr>
          <w:t>⚠️</w:t>
        </w:r>
        <w:r>
          <w:t xml:space="preserve"> </w:t>
        </w:r>
        <w:r>
          <w:rPr>
            <w:rStyle w:val="Strong"/>
          </w:rPr>
          <w:t>Limitation:</w:t>
        </w:r>
        <w:r>
          <w:t xml:space="preserve"> Submission presence is not detectable via the API. This is validated later in the bot step.</w:t>
        </w:r>
      </w:ins>
    </w:p>
    <w:p w14:paraId="140373D6" w14:textId="54AACF60" w:rsidR="00393B90" w:rsidRDefault="00393B90">
      <w:pPr>
        <w:pStyle w:val="ListParagraph"/>
        <w:numPr>
          <w:ilvl w:val="0"/>
          <w:numId w:val="59"/>
        </w:numPr>
        <w:rPr>
          <w:ins w:id="367" w:author="Ahmed Shamsheer" w:date="2025-09-20T03:34:00Z" w16du:dateUtc="2025-09-19T22:34:00Z"/>
        </w:rPr>
        <w:pPrChange w:id="368" w:author="Ahmed Shamsheer" w:date="2025-09-20T03:35:00Z" w16du:dateUtc="2025-09-19T22:35:00Z">
          <w:pPr>
            <w:pStyle w:val="NormalWeb"/>
          </w:pPr>
        </w:pPrChange>
      </w:pPr>
      <w:ins w:id="369" w:author="Ahmed Shamsheer" w:date="2025-09-20T03:34:00Z" w16du:dateUtc="2025-09-19T22:34:00Z">
        <w:r>
          <w:rPr>
            <w:rStyle w:val="Strong"/>
          </w:rPr>
          <w:t>Power Automate Desktop (Bot Execution)</w:t>
        </w:r>
      </w:ins>
    </w:p>
    <w:p w14:paraId="637F9283" w14:textId="77777777" w:rsidR="00393B90" w:rsidRDefault="00393B90">
      <w:pPr>
        <w:pStyle w:val="ListParagraph"/>
        <w:numPr>
          <w:ilvl w:val="0"/>
          <w:numId w:val="62"/>
        </w:numPr>
        <w:rPr>
          <w:ins w:id="370" w:author="Ahmed Shamsheer" w:date="2025-09-20T03:34:00Z" w16du:dateUtc="2025-09-19T22:34:00Z"/>
        </w:rPr>
        <w:pPrChange w:id="371" w:author="Ahmed Shamsheer" w:date="2025-09-20T03:37:00Z" w16du:dateUtc="2025-09-19T22:37:00Z">
          <w:pPr>
            <w:pStyle w:val="NormalWeb"/>
            <w:numPr>
              <w:numId w:val="56"/>
            </w:numPr>
            <w:tabs>
              <w:tab w:val="num" w:pos="720"/>
            </w:tabs>
            <w:ind w:left="720" w:hanging="360"/>
          </w:pPr>
        </w:pPrChange>
      </w:pPr>
      <w:ins w:id="372" w:author="Ahmed Shamsheer" w:date="2025-09-20T03:34:00Z" w16du:dateUtc="2025-09-19T22:34:00Z">
        <w:r>
          <w:t>Logs into Schoology with stored secure credentials.</w:t>
        </w:r>
      </w:ins>
    </w:p>
    <w:p w14:paraId="30248727" w14:textId="77777777" w:rsidR="00393B90" w:rsidRDefault="00393B90">
      <w:pPr>
        <w:pStyle w:val="ListParagraph"/>
        <w:numPr>
          <w:ilvl w:val="0"/>
          <w:numId w:val="62"/>
        </w:numPr>
        <w:rPr>
          <w:ins w:id="373" w:author="Ahmed Shamsheer" w:date="2025-09-20T03:34:00Z" w16du:dateUtc="2025-09-19T22:34:00Z"/>
        </w:rPr>
        <w:pPrChange w:id="374" w:author="Ahmed Shamsheer" w:date="2025-09-20T03:37:00Z" w16du:dateUtc="2025-09-19T22:37:00Z">
          <w:pPr>
            <w:pStyle w:val="NormalWeb"/>
            <w:numPr>
              <w:numId w:val="56"/>
            </w:numPr>
            <w:tabs>
              <w:tab w:val="num" w:pos="720"/>
            </w:tabs>
            <w:ind w:left="720" w:hanging="360"/>
          </w:pPr>
        </w:pPrChange>
      </w:pPr>
      <w:proofErr w:type="gramStart"/>
      <w:ins w:id="375" w:author="Ahmed Shamsheer" w:date="2025-09-20T03:34:00Z" w16du:dateUtc="2025-09-19T22:34:00Z">
        <w:r>
          <w:t>Navigates to</w:t>
        </w:r>
        <w:proofErr w:type="gramEnd"/>
        <w:r>
          <w:t xml:space="preserve"> each assessment’s results page.</w:t>
        </w:r>
      </w:ins>
    </w:p>
    <w:p w14:paraId="0461BBAA" w14:textId="77777777" w:rsidR="00393B90" w:rsidRDefault="00393B90">
      <w:pPr>
        <w:pStyle w:val="ListParagraph"/>
        <w:numPr>
          <w:ilvl w:val="0"/>
          <w:numId w:val="62"/>
        </w:numPr>
        <w:rPr>
          <w:ins w:id="376" w:author="Ahmed Shamsheer" w:date="2025-09-20T03:34:00Z" w16du:dateUtc="2025-09-19T22:34:00Z"/>
        </w:rPr>
        <w:pPrChange w:id="377" w:author="Ahmed Shamsheer" w:date="2025-09-20T03:37:00Z" w16du:dateUtc="2025-09-19T22:37:00Z">
          <w:pPr>
            <w:pStyle w:val="NormalWeb"/>
            <w:numPr>
              <w:numId w:val="56"/>
            </w:numPr>
            <w:tabs>
              <w:tab w:val="num" w:pos="720"/>
            </w:tabs>
            <w:ind w:left="720" w:hanging="360"/>
          </w:pPr>
        </w:pPrChange>
      </w:pPr>
      <w:ins w:id="378" w:author="Ahmed Shamsheer" w:date="2025-09-20T03:34:00Z" w16du:dateUtc="2025-09-19T22:34:00Z">
        <w:r>
          <w:t xml:space="preserve">Opens </w:t>
        </w:r>
        <w:r>
          <w:rPr>
            <w:rStyle w:val="Strong"/>
          </w:rPr>
          <w:t>Export Stats</w:t>
        </w:r>
        <w:r>
          <w:t xml:space="preserve"> popup and selects:</w:t>
        </w:r>
      </w:ins>
    </w:p>
    <w:p w14:paraId="346909BA" w14:textId="1930C6B8" w:rsidR="00393B90" w:rsidRDefault="00393B90">
      <w:pPr>
        <w:pStyle w:val="ListParagraph"/>
        <w:numPr>
          <w:ilvl w:val="1"/>
          <w:numId w:val="62"/>
        </w:numPr>
        <w:rPr>
          <w:ins w:id="379" w:author="Ahmed Shamsheer" w:date="2025-09-20T03:34:00Z" w16du:dateUtc="2025-09-19T22:34:00Z"/>
        </w:rPr>
        <w:pPrChange w:id="380" w:author="Ahmed Shamsheer" w:date="2025-09-20T03:37:00Z" w16du:dateUtc="2025-09-19T22:37:00Z">
          <w:pPr>
            <w:pStyle w:val="NormalWeb"/>
            <w:numPr>
              <w:ilvl w:val="1"/>
              <w:numId w:val="56"/>
            </w:numPr>
            <w:tabs>
              <w:tab w:val="num" w:pos="1440"/>
            </w:tabs>
            <w:ind w:left="1440" w:hanging="360"/>
          </w:pPr>
        </w:pPrChange>
      </w:pPr>
      <w:ins w:id="381" w:author="Ahmed Shamsheer" w:date="2025-09-20T03:34:00Z" w16du:dateUtc="2025-09-19T22:34:00Z">
        <w:r>
          <w:rPr>
            <w:rStyle w:val="Emphasis"/>
          </w:rPr>
          <w:t>Users Submitted</w:t>
        </w:r>
      </w:ins>
      <w:ins w:id="382" w:author="Ahmed Shamsheer" w:date="2025-09-20T03:42:00Z" w16du:dateUtc="2025-09-19T22:42:00Z">
        <w:r w:rsidR="00756D65">
          <w:rPr>
            <w:rStyle w:val="Emphasis"/>
          </w:rPr>
          <w:t xml:space="preserve"> and Clicks ‘Next'</w:t>
        </w:r>
      </w:ins>
    </w:p>
    <w:p w14:paraId="3CA6FB6A" w14:textId="77777777" w:rsidR="00393B90" w:rsidRDefault="00393B90">
      <w:pPr>
        <w:pStyle w:val="ListParagraph"/>
        <w:numPr>
          <w:ilvl w:val="1"/>
          <w:numId w:val="62"/>
        </w:numPr>
        <w:rPr>
          <w:ins w:id="383" w:author="Ahmed Shamsheer" w:date="2025-09-20T03:34:00Z" w16du:dateUtc="2025-09-19T22:34:00Z"/>
        </w:rPr>
        <w:pPrChange w:id="384" w:author="Ahmed Shamsheer" w:date="2025-09-20T03:37:00Z" w16du:dateUtc="2025-09-19T22:37:00Z">
          <w:pPr>
            <w:pStyle w:val="NormalWeb"/>
            <w:numPr>
              <w:ilvl w:val="1"/>
              <w:numId w:val="56"/>
            </w:numPr>
            <w:tabs>
              <w:tab w:val="num" w:pos="1440"/>
            </w:tabs>
            <w:ind w:left="1440" w:hanging="360"/>
          </w:pPr>
        </w:pPrChange>
      </w:pPr>
      <w:ins w:id="385" w:author="Ahmed Shamsheer" w:date="2025-09-20T03:34:00Z" w16du:dateUtc="2025-09-19T22:34:00Z">
        <w:r>
          <w:rPr>
            <w:rStyle w:val="Emphasis"/>
          </w:rPr>
          <w:t>Submission Summary</w:t>
        </w:r>
      </w:ins>
    </w:p>
    <w:p w14:paraId="6D07D8FD" w14:textId="33F37269" w:rsidR="00393B90" w:rsidRDefault="00393B90">
      <w:pPr>
        <w:pStyle w:val="ListParagraph"/>
        <w:numPr>
          <w:ilvl w:val="1"/>
          <w:numId w:val="62"/>
        </w:numPr>
        <w:rPr>
          <w:ins w:id="386" w:author="Ahmed Shamsheer" w:date="2025-09-20T03:34:00Z" w16du:dateUtc="2025-09-19T22:34:00Z"/>
        </w:rPr>
        <w:pPrChange w:id="387" w:author="Ahmed Shamsheer" w:date="2025-09-20T03:37:00Z" w16du:dateUtc="2025-09-19T22:37:00Z">
          <w:pPr>
            <w:pStyle w:val="NormalWeb"/>
            <w:numPr>
              <w:ilvl w:val="1"/>
              <w:numId w:val="56"/>
            </w:numPr>
            <w:tabs>
              <w:tab w:val="num" w:pos="1440"/>
            </w:tabs>
            <w:ind w:left="1440" w:hanging="360"/>
          </w:pPr>
        </w:pPrChange>
      </w:pPr>
      <w:ins w:id="388" w:author="Ahmed Shamsheer" w:date="2025-09-20T03:34:00Z" w16du:dateUtc="2025-09-19T22:34:00Z">
        <w:r>
          <w:rPr>
            <w:rStyle w:val="Emphasis"/>
          </w:rPr>
          <w:t>Question</w:t>
        </w:r>
      </w:ins>
      <w:ins w:id="389" w:author="Ahmed Shamsheer" w:date="2025-09-20T03:43:00Z" w16du:dateUtc="2025-09-19T22:43:00Z">
        <w:r w:rsidR="009F3E03">
          <w:rPr>
            <w:rStyle w:val="Emphasis"/>
          </w:rPr>
          <w:t xml:space="preserve"> Data</w:t>
        </w:r>
      </w:ins>
    </w:p>
    <w:p w14:paraId="611C46B0" w14:textId="4E5758AB" w:rsidR="00393B90" w:rsidRDefault="009F3E03">
      <w:pPr>
        <w:pStyle w:val="ListParagraph"/>
        <w:numPr>
          <w:ilvl w:val="1"/>
          <w:numId w:val="62"/>
        </w:numPr>
        <w:rPr>
          <w:ins w:id="390" w:author="Ahmed Shamsheer" w:date="2025-09-20T03:34:00Z" w16du:dateUtc="2025-09-19T22:34:00Z"/>
        </w:rPr>
        <w:pPrChange w:id="391" w:author="Ahmed Shamsheer" w:date="2025-09-20T03:37:00Z" w16du:dateUtc="2025-09-19T22:37:00Z">
          <w:pPr>
            <w:pStyle w:val="NormalWeb"/>
            <w:numPr>
              <w:ilvl w:val="1"/>
              <w:numId w:val="56"/>
            </w:numPr>
            <w:tabs>
              <w:tab w:val="num" w:pos="1440"/>
            </w:tabs>
            <w:ind w:left="1440" w:hanging="360"/>
          </w:pPr>
        </w:pPrChange>
      </w:pPr>
      <w:ins w:id="392" w:author="Ahmed Shamsheer" w:date="2025-09-20T03:43:00Z" w16du:dateUtc="2025-09-19T22:43:00Z">
        <w:r>
          <w:rPr>
            <w:rStyle w:val="Emphasis"/>
          </w:rPr>
          <w:t xml:space="preserve">Student </w:t>
        </w:r>
      </w:ins>
      <w:ins w:id="393" w:author="Ahmed Shamsheer" w:date="2025-09-20T03:34:00Z" w16du:dateUtc="2025-09-19T22:34:00Z">
        <w:r w:rsidR="00393B90">
          <w:rPr>
            <w:rStyle w:val="Emphasis"/>
          </w:rPr>
          <w:t>Submission</w:t>
        </w:r>
      </w:ins>
      <w:ins w:id="394" w:author="Ahmed Shamsheer" w:date="2025-09-20T03:43:00Z" w16du:dateUtc="2025-09-19T22:43:00Z">
        <w:r>
          <w:rPr>
            <w:rStyle w:val="Emphasis"/>
          </w:rPr>
          <w:t>s</w:t>
        </w:r>
      </w:ins>
      <w:ins w:id="395" w:author="Ahmed Shamsheer" w:date="2025-09-20T03:34:00Z" w16du:dateUtc="2025-09-19T22:34:00Z">
        <w:r w:rsidR="00393B90">
          <w:rPr>
            <w:rStyle w:val="Emphasis"/>
          </w:rPr>
          <w:t xml:space="preserve"> </w:t>
        </w:r>
      </w:ins>
      <w:ins w:id="396" w:author="Ahmed Shamsheer" w:date="2025-09-20T03:43:00Z" w16du:dateUtc="2025-09-19T22:43:00Z">
        <w:r w:rsidR="005015B1">
          <w:rPr>
            <w:rStyle w:val="Emphasis"/>
          </w:rPr>
          <w:t xml:space="preserve">and </w:t>
        </w:r>
      </w:ins>
      <w:ins w:id="397" w:author="Ahmed Shamsheer" w:date="2025-09-20T03:44:00Z" w16du:dateUtc="2025-09-19T22:44:00Z">
        <w:r w:rsidR="003A0647">
          <w:rPr>
            <w:rStyle w:val="Emphasis"/>
          </w:rPr>
          <w:t>then</w:t>
        </w:r>
      </w:ins>
      <w:ins w:id="398" w:author="Ahmed Shamsheer" w:date="2025-09-20T03:43:00Z" w16du:dateUtc="2025-09-19T22:43:00Z">
        <w:r w:rsidR="005015B1">
          <w:rPr>
            <w:rStyle w:val="Emphasis"/>
          </w:rPr>
          <w:t xml:space="preserve"> Export.</w:t>
        </w:r>
      </w:ins>
    </w:p>
    <w:p w14:paraId="14D0B39E" w14:textId="77777777" w:rsidR="00393B90" w:rsidRDefault="00393B90">
      <w:pPr>
        <w:pStyle w:val="ListParagraph"/>
        <w:numPr>
          <w:ilvl w:val="0"/>
          <w:numId w:val="62"/>
        </w:numPr>
        <w:rPr>
          <w:ins w:id="399" w:author="Ahmed Shamsheer" w:date="2025-09-20T03:34:00Z" w16du:dateUtc="2025-09-19T22:34:00Z"/>
        </w:rPr>
        <w:pPrChange w:id="400" w:author="Ahmed Shamsheer" w:date="2025-09-20T03:37:00Z" w16du:dateUtc="2025-09-19T22:37:00Z">
          <w:pPr>
            <w:pStyle w:val="NormalWeb"/>
            <w:numPr>
              <w:numId w:val="56"/>
            </w:numPr>
            <w:tabs>
              <w:tab w:val="num" w:pos="720"/>
            </w:tabs>
            <w:ind w:left="720" w:hanging="360"/>
          </w:pPr>
        </w:pPrChange>
      </w:pPr>
      <w:ins w:id="401" w:author="Ahmed Shamsheer" w:date="2025-09-20T03:34:00Z" w16du:dateUtc="2025-09-19T22:34:00Z">
        <w:r>
          <w:t>If there are no submissions: the bot detects the “select at least one student” error popup and skips the assessment.</w:t>
        </w:r>
      </w:ins>
    </w:p>
    <w:p w14:paraId="25877A89" w14:textId="77777777" w:rsidR="00393B90" w:rsidRDefault="00393B90">
      <w:pPr>
        <w:pStyle w:val="ListParagraph"/>
        <w:numPr>
          <w:ilvl w:val="0"/>
          <w:numId w:val="62"/>
        </w:numPr>
        <w:rPr>
          <w:ins w:id="402" w:author="Ahmed Shamsheer" w:date="2025-09-20T03:34:00Z" w16du:dateUtc="2025-09-19T22:34:00Z"/>
        </w:rPr>
        <w:pPrChange w:id="403" w:author="Ahmed Shamsheer" w:date="2025-09-20T03:37:00Z" w16du:dateUtc="2025-09-19T22:37:00Z">
          <w:pPr>
            <w:pStyle w:val="NormalWeb"/>
            <w:numPr>
              <w:numId w:val="56"/>
            </w:numPr>
            <w:tabs>
              <w:tab w:val="num" w:pos="720"/>
            </w:tabs>
            <w:ind w:left="720" w:hanging="360"/>
          </w:pPr>
        </w:pPrChange>
      </w:pPr>
      <w:ins w:id="404" w:author="Ahmed Shamsheer" w:date="2025-09-20T03:34:00Z" w16du:dateUtc="2025-09-19T22:34:00Z">
        <w:r>
          <w:t xml:space="preserve">Otherwise, </w:t>
        </w:r>
        <w:proofErr w:type="gramStart"/>
        <w:r>
          <w:t>downloads</w:t>
        </w:r>
        <w:proofErr w:type="gramEnd"/>
        <w:r>
          <w:t xml:space="preserve"> </w:t>
        </w:r>
        <w:r>
          <w:rPr>
            <w:rStyle w:val="Strong"/>
          </w:rPr>
          <w:t>three CSVs</w:t>
        </w:r>
        <w:r>
          <w:t xml:space="preserve"> (student submissions, question-level, summary).</w:t>
        </w:r>
      </w:ins>
    </w:p>
    <w:p w14:paraId="59748DD8" w14:textId="77777777" w:rsidR="00393B90" w:rsidRDefault="00393B90">
      <w:pPr>
        <w:pStyle w:val="ListParagraph"/>
        <w:numPr>
          <w:ilvl w:val="0"/>
          <w:numId w:val="62"/>
        </w:numPr>
        <w:rPr>
          <w:ins w:id="405" w:author="Ahmed Shamsheer" w:date="2025-09-20T03:34:00Z" w16du:dateUtc="2025-09-19T22:34:00Z"/>
        </w:rPr>
        <w:pPrChange w:id="406" w:author="Ahmed Shamsheer" w:date="2025-09-20T03:37:00Z" w16du:dateUtc="2025-09-19T22:37:00Z">
          <w:pPr>
            <w:pStyle w:val="NormalWeb"/>
            <w:numPr>
              <w:numId w:val="56"/>
            </w:numPr>
            <w:tabs>
              <w:tab w:val="num" w:pos="720"/>
            </w:tabs>
            <w:ind w:left="720" w:hanging="360"/>
          </w:pPr>
        </w:pPrChange>
      </w:pPr>
      <w:ins w:id="407" w:author="Ahmed Shamsheer" w:date="2025-09-20T03:34:00Z" w16du:dateUtc="2025-09-19T22:34:00Z">
        <w:r>
          <w:t xml:space="preserve">Uploads CSVs to </w:t>
        </w:r>
        <w:r>
          <w:rPr>
            <w:rStyle w:val="Strong"/>
          </w:rPr>
          <w:t>Azure Blob Storage</w:t>
        </w:r>
        <w:r>
          <w:t>:</w:t>
        </w:r>
      </w:ins>
    </w:p>
    <w:p w14:paraId="67727A86" w14:textId="39FDB371" w:rsidR="00393B90" w:rsidRDefault="00B45AD6">
      <w:pPr>
        <w:pStyle w:val="ListParagraph"/>
        <w:numPr>
          <w:ilvl w:val="1"/>
          <w:numId w:val="62"/>
        </w:numPr>
        <w:rPr>
          <w:ins w:id="408" w:author="Ahmed Shamsheer" w:date="2025-09-20T03:34:00Z" w16du:dateUtc="2025-09-19T22:34:00Z"/>
        </w:rPr>
        <w:pPrChange w:id="409" w:author="Ahmed Shamsheer" w:date="2025-09-20T03:46:00Z" w16du:dateUtc="2025-09-19T22:46:00Z">
          <w:pPr>
            <w:pStyle w:val="NormalWeb"/>
            <w:numPr>
              <w:ilvl w:val="1"/>
              <w:numId w:val="56"/>
            </w:numPr>
            <w:tabs>
              <w:tab w:val="num" w:pos="1440"/>
            </w:tabs>
            <w:ind w:left="1440" w:hanging="360"/>
          </w:pPr>
        </w:pPrChange>
      </w:pPr>
      <w:ins w:id="410" w:author="Ahmed Shamsheer" w:date="2025-09-20T03:45:00Z" w16du:dateUtc="2025-09-19T22:45:00Z">
        <w:r>
          <w:t xml:space="preserve">Path: </w:t>
        </w:r>
        <w:r w:rsidRPr="00B45AD6">
          <w:rPr>
            <w:rStyle w:val="HTMLCode"/>
            <w:rFonts w:eastAsiaTheme="majorEastAsia"/>
            <w:rPrChange w:id="411" w:author="Ahmed Shamsheer" w:date="2025-09-20T03:45:00Z" w16du:dateUtc="2025-09-19T22:45:00Z">
              <w:rPr/>
            </w:rPrChange>
          </w:rPr>
          <w:t>oea/</w:t>
        </w:r>
        <w:r w:rsidR="007C6776" w:rsidRPr="00B45AD6">
          <w:rPr>
            <w:rStyle w:val="HTMLCode"/>
            <w:rFonts w:eastAsiaTheme="majorEastAsia"/>
            <w:rPrChange w:id="412" w:author="Ahmed Shamsheer" w:date="2025-09-20T03:45:00Z" w16du:dateUtc="2025-09-19T22:45:00Z">
              <w:rPr/>
            </w:rPrChange>
          </w:rPr>
          <w:t>pre_landing/Schoology/{session}/category/subject/grade/section</w:t>
        </w:r>
      </w:ins>
    </w:p>
    <w:p w14:paraId="2DD34577" w14:textId="035C0F32" w:rsidR="00393B90" w:rsidRDefault="005F756C">
      <w:pPr>
        <w:pStyle w:val="ListParagraph"/>
        <w:numPr>
          <w:ilvl w:val="1"/>
          <w:numId w:val="62"/>
        </w:numPr>
        <w:rPr>
          <w:ins w:id="413" w:author="Ahmed Shamsheer" w:date="2025-09-20T03:34:00Z" w16du:dateUtc="2025-09-19T22:34:00Z"/>
        </w:rPr>
        <w:pPrChange w:id="414" w:author="Ahmed Shamsheer" w:date="2025-09-20T03:38:00Z" w16du:dateUtc="2025-09-19T22:38:00Z">
          <w:pPr>
            <w:pStyle w:val="NormalWeb"/>
            <w:numPr>
              <w:ilvl w:val="1"/>
              <w:numId w:val="56"/>
            </w:numPr>
            <w:tabs>
              <w:tab w:val="num" w:pos="1440"/>
            </w:tabs>
            <w:ind w:left="1440" w:hanging="360"/>
          </w:pPr>
        </w:pPrChange>
      </w:pPr>
      <w:ins w:id="415" w:author="Ahmed Shamsheer" w:date="2025-09-20T03:45:00Z" w16du:dateUtc="2025-09-19T22:45:00Z">
        <w:r>
          <w:t>File naming convention</w:t>
        </w:r>
      </w:ins>
      <w:ins w:id="416" w:author="Ahmed Shamsheer" w:date="2025-09-20T03:34:00Z" w16du:dateUtc="2025-09-19T22:34:00Z">
        <w:r w:rsidR="00393B90">
          <w:t xml:space="preserve">: </w:t>
        </w:r>
        <w:r w:rsidR="00393B90" w:rsidRPr="007C5B83">
          <w:rPr>
            <w:rStyle w:val="HTMLCode"/>
            <w:rFonts w:eastAsiaTheme="majorEastAsia"/>
          </w:rPr>
          <w:t>{dataset_</w:t>
        </w:r>
        <w:proofErr w:type="gramStart"/>
        <w:r w:rsidR="00393B90" w:rsidRPr="007C5B83">
          <w:rPr>
            <w:rStyle w:val="HTMLCode"/>
            <w:rFonts w:eastAsiaTheme="majorEastAsia"/>
          </w:rPr>
          <w:t>name}_</w:t>
        </w:r>
        <w:proofErr w:type="gramEnd"/>
        <w:r w:rsidR="00393B90" w:rsidRPr="007C5B83">
          <w:rPr>
            <w:rStyle w:val="HTMLCode"/>
            <w:rFonts w:eastAsiaTheme="majorEastAsia"/>
          </w:rPr>
          <w:t>{YYYYMMDD}.csv</w:t>
        </w:r>
      </w:ins>
    </w:p>
    <w:p w14:paraId="1D1CB775" w14:textId="77777777" w:rsidR="00393B90" w:rsidRDefault="00393B90">
      <w:pPr>
        <w:pStyle w:val="ListParagraph"/>
        <w:numPr>
          <w:ilvl w:val="0"/>
          <w:numId w:val="62"/>
        </w:numPr>
        <w:rPr>
          <w:ins w:id="417" w:author="Ahmed Shamsheer" w:date="2025-09-20T03:34:00Z" w16du:dateUtc="2025-09-19T22:34:00Z"/>
        </w:rPr>
        <w:pPrChange w:id="418" w:author="Ahmed Shamsheer" w:date="2025-09-20T03:37:00Z" w16du:dateUtc="2025-09-19T22:37:00Z">
          <w:pPr>
            <w:pStyle w:val="NormalWeb"/>
            <w:numPr>
              <w:numId w:val="56"/>
            </w:numPr>
            <w:tabs>
              <w:tab w:val="num" w:pos="720"/>
            </w:tabs>
            <w:ind w:left="720" w:hanging="360"/>
          </w:pPr>
        </w:pPrChange>
      </w:pPr>
      <w:ins w:id="419" w:author="Ahmed Shamsheer" w:date="2025-09-20T03:34:00Z" w16du:dateUtc="2025-09-19T22:34:00Z">
        <w:r>
          <w:t xml:space="preserve">Writes a </w:t>
        </w:r>
        <w:r w:rsidRPr="007C5B83">
          <w:rPr>
            <w:rStyle w:val="HTMLCode"/>
            <w:rFonts w:eastAsiaTheme="majorEastAsia"/>
          </w:rPr>
          <w:t>{school}_success.txt</w:t>
        </w:r>
        <w:r>
          <w:t xml:space="preserve"> marker file after all files for that school are uploaded.</w:t>
        </w:r>
      </w:ins>
    </w:p>
    <w:p w14:paraId="71B6B315" w14:textId="4E74ECCE" w:rsidR="00393B90" w:rsidRDefault="00393B90">
      <w:pPr>
        <w:pStyle w:val="ListParagraph"/>
        <w:numPr>
          <w:ilvl w:val="0"/>
          <w:numId w:val="59"/>
        </w:numPr>
        <w:rPr>
          <w:ins w:id="420" w:author="Ahmed Shamsheer" w:date="2025-09-20T03:34:00Z" w16du:dateUtc="2025-09-19T22:34:00Z"/>
        </w:rPr>
        <w:pPrChange w:id="421" w:author="Ahmed Shamsheer" w:date="2025-09-20T03:35:00Z" w16du:dateUtc="2025-09-19T22:35:00Z">
          <w:pPr>
            <w:pStyle w:val="NormalWeb"/>
          </w:pPr>
        </w:pPrChange>
      </w:pPr>
      <w:ins w:id="422" w:author="Ahmed Shamsheer" w:date="2025-09-20T03:34:00Z" w16du:dateUtc="2025-09-19T22:34:00Z">
        <w:r>
          <w:rPr>
            <w:rStyle w:val="Strong"/>
          </w:rPr>
          <w:t>Azure Blob Storage (Landing Zone)</w:t>
        </w:r>
      </w:ins>
    </w:p>
    <w:p w14:paraId="09011396" w14:textId="77777777" w:rsidR="00393B90" w:rsidRDefault="00393B90">
      <w:pPr>
        <w:pStyle w:val="ListParagraph"/>
        <w:numPr>
          <w:ilvl w:val="0"/>
          <w:numId w:val="63"/>
        </w:numPr>
        <w:rPr>
          <w:ins w:id="423" w:author="Ahmed Shamsheer" w:date="2025-09-20T03:34:00Z" w16du:dateUtc="2025-09-19T22:34:00Z"/>
        </w:rPr>
        <w:pPrChange w:id="424" w:author="Ahmed Shamsheer" w:date="2025-09-20T03:38:00Z" w16du:dateUtc="2025-09-19T22:38:00Z">
          <w:pPr>
            <w:pStyle w:val="NormalWeb"/>
            <w:numPr>
              <w:numId w:val="57"/>
            </w:numPr>
            <w:tabs>
              <w:tab w:val="num" w:pos="720"/>
            </w:tabs>
            <w:ind w:left="720" w:hanging="360"/>
          </w:pPr>
        </w:pPrChange>
      </w:pPr>
      <w:ins w:id="425" w:author="Ahmed Shamsheer" w:date="2025-09-20T03:34:00Z" w16du:dateUtc="2025-09-19T22:34:00Z">
        <w:r>
          <w:t>Holds both CSV files and the success marker.</w:t>
        </w:r>
      </w:ins>
    </w:p>
    <w:p w14:paraId="095904C9" w14:textId="77777777" w:rsidR="00393B90" w:rsidRDefault="00393B90">
      <w:pPr>
        <w:pStyle w:val="ListParagraph"/>
        <w:numPr>
          <w:ilvl w:val="0"/>
          <w:numId w:val="63"/>
        </w:numPr>
        <w:rPr>
          <w:ins w:id="426" w:author="Ahmed Shamsheer" w:date="2025-09-20T03:34:00Z" w16du:dateUtc="2025-09-19T22:34:00Z"/>
        </w:rPr>
        <w:pPrChange w:id="427" w:author="Ahmed Shamsheer" w:date="2025-09-20T03:38:00Z" w16du:dateUtc="2025-09-19T22:38:00Z">
          <w:pPr>
            <w:pStyle w:val="NormalWeb"/>
            <w:numPr>
              <w:numId w:val="57"/>
            </w:numPr>
            <w:tabs>
              <w:tab w:val="num" w:pos="720"/>
            </w:tabs>
            <w:ind w:left="720" w:hanging="360"/>
          </w:pPr>
        </w:pPrChange>
      </w:pPr>
      <w:ins w:id="428" w:author="Ahmed Shamsheer" w:date="2025-09-20T03:34:00Z" w16du:dateUtc="2025-09-19T22:34:00Z">
        <w:r>
          <w:t>Enforces consistent folder and naming conventions for automation.</w:t>
        </w:r>
      </w:ins>
    </w:p>
    <w:p w14:paraId="37195BB3" w14:textId="34A69571" w:rsidR="00393B90" w:rsidRDefault="00393B90">
      <w:pPr>
        <w:pStyle w:val="ListParagraph"/>
        <w:numPr>
          <w:ilvl w:val="0"/>
          <w:numId w:val="59"/>
        </w:numPr>
        <w:rPr>
          <w:ins w:id="429" w:author="Ahmed Shamsheer" w:date="2025-09-20T03:34:00Z" w16du:dateUtc="2025-09-19T22:34:00Z"/>
        </w:rPr>
        <w:pPrChange w:id="430" w:author="Ahmed Shamsheer" w:date="2025-09-20T03:35:00Z" w16du:dateUtc="2025-09-19T22:35:00Z">
          <w:pPr>
            <w:pStyle w:val="NormalWeb"/>
          </w:pPr>
        </w:pPrChange>
      </w:pPr>
      <w:ins w:id="431" w:author="Ahmed Shamsheer" w:date="2025-09-20T03:34:00Z" w16du:dateUtc="2025-09-19T22:34:00Z">
        <w:r>
          <w:rPr>
            <w:rStyle w:val="Strong"/>
          </w:rPr>
          <w:t>Synapse Pipeline (Trigger &amp; Processing)</w:t>
        </w:r>
      </w:ins>
    </w:p>
    <w:p w14:paraId="62DFC335" w14:textId="77777777" w:rsidR="00393B90" w:rsidRDefault="00393B90">
      <w:pPr>
        <w:pStyle w:val="ListParagraph"/>
        <w:numPr>
          <w:ilvl w:val="0"/>
          <w:numId w:val="64"/>
        </w:numPr>
        <w:rPr>
          <w:ins w:id="432" w:author="Ahmed Shamsheer" w:date="2025-09-20T03:34:00Z" w16du:dateUtc="2025-09-19T22:34:00Z"/>
        </w:rPr>
        <w:pPrChange w:id="433" w:author="Ahmed Shamsheer" w:date="2025-09-20T03:38:00Z" w16du:dateUtc="2025-09-19T22:38:00Z">
          <w:pPr>
            <w:pStyle w:val="NormalWeb"/>
            <w:numPr>
              <w:numId w:val="58"/>
            </w:numPr>
            <w:tabs>
              <w:tab w:val="num" w:pos="720"/>
            </w:tabs>
            <w:ind w:left="720" w:hanging="360"/>
          </w:pPr>
        </w:pPrChange>
      </w:pPr>
      <w:ins w:id="434" w:author="Ahmed Shamsheer" w:date="2025-09-20T03:34:00Z" w16du:dateUtc="2025-09-19T22:34:00Z">
        <w:r>
          <w:t xml:space="preserve">The </w:t>
        </w:r>
        <w:proofErr w:type="spellStart"/>
        <w:r w:rsidRPr="00F63965">
          <w:rPr>
            <w:rStyle w:val="HTMLCode"/>
            <w:rFonts w:eastAsiaTheme="majorEastAsia"/>
          </w:rPr>
          <w:t>main_schoology</w:t>
        </w:r>
        <w:proofErr w:type="spellEnd"/>
        <w:r>
          <w:t xml:space="preserve"> pipeline is triggered by </w:t>
        </w:r>
        <w:r w:rsidRPr="00F63965">
          <w:rPr>
            <w:rStyle w:val="HTMLCode"/>
            <w:rFonts w:eastAsiaTheme="majorEastAsia"/>
          </w:rPr>
          <w:t>success.txt</w:t>
        </w:r>
        <w:r>
          <w:t>.</w:t>
        </w:r>
      </w:ins>
    </w:p>
    <w:p w14:paraId="3D50B8A6" w14:textId="77777777" w:rsidR="00393B90" w:rsidRDefault="00393B90">
      <w:pPr>
        <w:pStyle w:val="ListParagraph"/>
        <w:numPr>
          <w:ilvl w:val="0"/>
          <w:numId w:val="64"/>
        </w:numPr>
        <w:rPr>
          <w:ins w:id="435" w:author="Ahmed Shamsheer" w:date="2025-09-20T03:34:00Z" w16du:dateUtc="2025-09-19T22:34:00Z"/>
        </w:rPr>
        <w:pPrChange w:id="436" w:author="Ahmed Shamsheer" w:date="2025-09-20T03:38:00Z" w16du:dateUtc="2025-09-19T22:38:00Z">
          <w:pPr>
            <w:pStyle w:val="NormalWeb"/>
            <w:numPr>
              <w:numId w:val="58"/>
            </w:numPr>
            <w:tabs>
              <w:tab w:val="num" w:pos="720"/>
            </w:tabs>
            <w:ind w:left="720" w:hanging="360"/>
          </w:pPr>
        </w:pPrChange>
      </w:pPr>
      <w:ins w:id="437" w:author="Ahmed Shamsheer" w:date="2025-09-20T03:34:00Z" w16du:dateUtc="2025-09-19T22:34:00Z">
        <w:r>
          <w:t>Reads CSVs, enriches with dimension tables, and loads Delta outputs.</w:t>
        </w:r>
      </w:ins>
    </w:p>
    <w:p w14:paraId="5CC87D76" w14:textId="77777777" w:rsidR="00393B90" w:rsidRDefault="00393B90">
      <w:pPr>
        <w:pStyle w:val="ListParagraph"/>
        <w:numPr>
          <w:ilvl w:val="0"/>
          <w:numId w:val="64"/>
        </w:numPr>
        <w:rPr>
          <w:ins w:id="438" w:author="Ahmed Shamsheer" w:date="2025-09-20T03:34:00Z" w16du:dateUtc="2025-09-19T22:34:00Z"/>
        </w:rPr>
        <w:pPrChange w:id="439" w:author="Ahmed Shamsheer" w:date="2025-09-20T03:38:00Z" w16du:dateUtc="2025-09-19T22:38:00Z">
          <w:pPr>
            <w:pStyle w:val="NormalWeb"/>
            <w:numPr>
              <w:numId w:val="58"/>
            </w:numPr>
            <w:tabs>
              <w:tab w:val="num" w:pos="720"/>
            </w:tabs>
            <w:ind w:left="720" w:hanging="360"/>
          </w:pPr>
        </w:pPrChange>
      </w:pPr>
      <w:ins w:id="440" w:author="Ahmed Shamsheer" w:date="2025-09-20T03:34:00Z" w16du:dateUtc="2025-09-19T22:34:00Z">
        <w:r>
          <w:lastRenderedPageBreak/>
          <w:t>Downstream processes include transformations, cube building, and pseudonymization (for sandbox reporting).</w:t>
        </w:r>
      </w:ins>
    </w:p>
    <w:p w14:paraId="5C8037ED" w14:textId="77777777" w:rsidR="004204B3" w:rsidRDefault="004204B3" w:rsidP="00B765FB">
      <w:pPr>
        <w:pStyle w:val="Heading3"/>
        <w:rPr>
          <w:ins w:id="441" w:author="Ahmed Shamsheer" w:date="2025-09-20T03:47:00Z" w16du:dateUtc="2025-09-19T22:47:00Z"/>
        </w:rPr>
      </w:pPr>
      <w:bookmarkStart w:id="442" w:name="_Toc209233593"/>
      <w:ins w:id="443" w:author="Ahmed Shamsheer" w:date="2025-09-20T03:47:00Z" w16du:dateUtc="2025-09-19T22:47:00Z">
        <w:r>
          <w:rPr>
            <w:rStyle w:val="Strong"/>
            <w:b w:val="0"/>
            <w:bCs w:val="0"/>
          </w:rPr>
          <w:t>Known Limitations &amp; Edge Cases</w:t>
        </w:r>
        <w:bookmarkEnd w:id="442"/>
      </w:ins>
    </w:p>
    <w:p w14:paraId="3DEE5C02" w14:textId="77777777" w:rsidR="004204B3" w:rsidRDefault="004204B3">
      <w:pPr>
        <w:pStyle w:val="ListParagraph"/>
        <w:numPr>
          <w:ilvl w:val="0"/>
          <w:numId w:val="68"/>
        </w:numPr>
        <w:rPr>
          <w:ins w:id="444" w:author="Ahmed Shamsheer" w:date="2025-09-20T03:47:00Z" w16du:dateUtc="2025-09-19T22:47:00Z"/>
        </w:rPr>
        <w:pPrChange w:id="445" w:author="Ahmed Shamsheer" w:date="2025-09-20T03:49:00Z" w16du:dateUtc="2025-09-19T22:49:00Z">
          <w:pPr>
            <w:pStyle w:val="NormalWeb"/>
            <w:numPr>
              <w:numId w:val="65"/>
            </w:numPr>
            <w:tabs>
              <w:tab w:val="num" w:pos="720"/>
            </w:tabs>
            <w:ind w:left="720" w:hanging="360"/>
          </w:pPr>
        </w:pPrChange>
      </w:pPr>
      <w:ins w:id="446" w:author="Ahmed Shamsheer" w:date="2025-09-20T03:47:00Z" w16du:dateUtc="2025-09-19T22:47:00Z">
        <w:r>
          <w:rPr>
            <w:rStyle w:val="Strong"/>
          </w:rPr>
          <w:t>API Intermittency:</w:t>
        </w:r>
        <w:r>
          <w:t xml:space="preserve"> Sometimes valid assessments don’t appear due to unclear “active” criteria or throttling. </w:t>
        </w:r>
        <w:proofErr w:type="gramStart"/>
        <w:r>
          <w:t>Retries</w:t>
        </w:r>
        <w:proofErr w:type="gramEnd"/>
        <w:r>
          <w:t xml:space="preserve"> help but may not fully eliminate gaps.</w:t>
        </w:r>
      </w:ins>
    </w:p>
    <w:p w14:paraId="7C4C9B8E" w14:textId="77777777" w:rsidR="004204B3" w:rsidRDefault="004204B3">
      <w:pPr>
        <w:pStyle w:val="ListParagraph"/>
        <w:numPr>
          <w:ilvl w:val="0"/>
          <w:numId w:val="68"/>
        </w:numPr>
        <w:rPr>
          <w:ins w:id="447" w:author="Ahmed Shamsheer" w:date="2025-09-20T03:47:00Z" w16du:dateUtc="2025-09-19T22:47:00Z"/>
        </w:rPr>
        <w:pPrChange w:id="448" w:author="Ahmed Shamsheer" w:date="2025-09-20T03:49:00Z" w16du:dateUtc="2025-09-19T22:49:00Z">
          <w:pPr>
            <w:pStyle w:val="NormalWeb"/>
            <w:numPr>
              <w:numId w:val="65"/>
            </w:numPr>
            <w:tabs>
              <w:tab w:val="num" w:pos="720"/>
            </w:tabs>
            <w:ind w:left="720" w:hanging="360"/>
          </w:pPr>
        </w:pPrChange>
      </w:pPr>
      <w:ins w:id="449" w:author="Ahmed Shamsheer" w:date="2025-09-20T03:47:00Z" w16du:dateUtc="2025-09-19T22:47:00Z">
        <w:r>
          <w:rPr>
            <w:rStyle w:val="Strong"/>
          </w:rPr>
          <w:t>Private Access Assessments:</w:t>
        </w:r>
        <w:r>
          <w:t xml:space="preserve"> If a Schoology assessment is marked “private,” the bot may fail to open results. Previously, this caused the entire run to stall. Improvement needed: skip and continue with a log entry.</w:t>
        </w:r>
      </w:ins>
    </w:p>
    <w:p w14:paraId="21F886D5" w14:textId="77777777" w:rsidR="004204B3" w:rsidRDefault="004204B3">
      <w:pPr>
        <w:pStyle w:val="ListParagraph"/>
        <w:numPr>
          <w:ilvl w:val="0"/>
          <w:numId w:val="68"/>
        </w:numPr>
        <w:rPr>
          <w:ins w:id="450" w:author="Ahmed Shamsheer" w:date="2025-09-20T03:47:00Z" w16du:dateUtc="2025-09-19T22:47:00Z"/>
        </w:rPr>
        <w:pPrChange w:id="451" w:author="Ahmed Shamsheer" w:date="2025-09-20T03:49:00Z" w16du:dateUtc="2025-09-19T22:49:00Z">
          <w:pPr>
            <w:pStyle w:val="NormalWeb"/>
            <w:numPr>
              <w:numId w:val="65"/>
            </w:numPr>
            <w:tabs>
              <w:tab w:val="num" w:pos="720"/>
            </w:tabs>
            <w:ind w:left="720" w:hanging="360"/>
          </w:pPr>
        </w:pPrChange>
      </w:pPr>
      <w:ins w:id="452" w:author="Ahmed Shamsheer" w:date="2025-09-20T03:47:00Z" w16du:dateUtc="2025-09-19T22:47:00Z">
        <w:r>
          <w:rPr>
            <w:rStyle w:val="Strong"/>
          </w:rPr>
          <w:t>Bot Random Failures:</w:t>
        </w:r>
        <w:r>
          <w:t xml:space="preserve"> Occasionally misses clicks despite retries, requiring manual </w:t>
        </w:r>
        <w:proofErr w:type="gramStart"/>
        <w:r>
          <w:t>reruns</w:t>
        </w:r>
        <w:proofErr w:type="gramEnd"/>
        <w:r>
          <w:t>.</w:t>
        </w:r>
      </w:ins>
    </w:p>
    <w:p w14:paraId="565950C0" w14:textId="77777777" w:rsidR="004204B3" w:rsidRDefault="004204B3">
      <w:pPr>
        <w:pStyle w:val="ListParagraph"/>
        <w:numPr>
          <w:ilvl w:val="0"/>
          <w:numId w:val="68"/>
        </w:numPr>
        <w:rPr>
          <w:ins w:id="453" w:author="Ahmed Shamsheer" w:date="2025-09-20T03:47:00Z" w16du:dateUtc="2025-09-19T22:47:00Z"/>
        </w:rPr>
        <w:pPrChange w:id="454" w:author="Ahmed Shamsheer" w:date="2025-09-20T03:49:00Z" w16du:dateUtc="2025-09-19T22:49:00Z">
          <w:pPr>
            <w:pStyle w:val="NormalWeb"/>
            <w:numPr>
              <w:numId w:val="65"/>
            </w:numPr>
            <w:tabs>
              <w:tab w:val="num" w:pos="720"/>
            </w:tabs>
            <w:ind w:left="720" w:hanging="360"/>
          </w:pPr>
        </w:pPrChange>
      </w:pPr>
      <w:ins w:id="455" w:author="Ahmed Shamsheer" w:date="2025-09-20T03:47:00Z" w16du:dateUtc="2025-09-19T22:47:00Z">
        <w:r>
          <w:rPr>
            <w:rStyle w:val="Strong"/>
          </w:rPr>
          <w:t>Submission Dependency:</w:t>
        </w:r>
        <w:r>
          <w:t xml:space="preserve"> API cannot confirm if submissions exist. Bot handles this at export stage.</w:t>
        </w:r>
      </w:ins>
    </w:p>
    <w:p w14:paraId="3B7BB882" w14:textId="77777777" w:rsidR="004204B3" w:rsidRDefault="004204B3">
      <w:pPr>
        <w:pStyle w:val="ListParagraph"/>
        <w:numPr>
          <w:ilvl w:val="0"/>
          <w:numId w:val="68"/>
        </w:numPr>
        <w:rPr>
          <w:ins w:id="456" w:author="Ahmed Shamsheer" w:date="2025-09-20T03:47:00Z" w16du:dateUtc="2025-09-19T22:47:00Z"/>
        </w:rPr>
        <w:pPrChange w:id="457" w:author="Ahmed Shamsheer" w:date="2025-09-20T03:49:00Z" w16du:dateUtc="2025-09-19T22:49:00Z">
          <w:pPr>
            <w:pStyle w:val="NormalWeb"/>
            <w:numPr>
              <w:numId w:val="65"/>
            </w:numPr>
            <w:tabs>
              <w:tab w:val="num" w:pos="720"/>
            </w:tabs>
            <w:ind w:left="720" w:hanging="360"/>
          </w:pPr>
        </w:pPrChange>
      </w:pPr>
      <w:ins w:id="458" w:author="Ahmed Shamsheer" w:date="2025-09-20T03:47:00Z" w16du:dateUtc="2025-09-19T22:47:00Z">
        <w:r>
          <w:rPr>
            <w:rStyle w:val="Strong"/>
          </w:rPr>
          <w:t>Manual Fix (Past):</w:t>
        </w:r>
        <w:r>
          <w:t xml:space="preserve"> Previously, a </w:t>
        </w:r>
        <w:proofErr w:type="spellStart"/>
        <w:r>
          <w:rPr>
            <w:rStyle w:val="Strong"/>
          </w:rPr>
          <w:t>LoadUsers</w:t>
        </w:r>
        <w:proofErr w:type="spellEnd"/>
        <w:r>
          <w:t xml:space="preserve"> notebook had to be run manually each school year to refresh student/teacher metadata. This has now been integrated into the main pipeline.</w:t>
        </w:r>
      </w:ins>
    </w:p>
    <w:p w14:paraId="11F81E6D" w14:textId="77777777" w:rsidR="004204B3" w:rsidRPr="00B765FB" w:rsidRDefault="004204B3" w:rsidP="00B765FB">
      <w:pPr>
        <w:pStyle w:val="Heading3"/>
        <w:rPr>
          <w:ins w:id="459" w:author="Ahmed Shamsheer" w:date="2025-09-20T03:47:00Z" w16du:dateUtc="2025-09-19T22:47:00Z"/>
        </w:rPr>
      </w:pPr>
      <w:bookmarkStart w:id="460" w:name="_Toc209233594"/>
      <w:proofErr w:type="gramStart"/>
      <w:ins w:id="461" w:author="Ahmed Shamsheer" w:date="2025-09-20T03:47:00Z" w16du:dateUtc="2025-09-19T22:47:00Z">
        <w:r w:rsidRPr="00B765FB">
          <w:rPr>
            <w:rStyle w:val="Strong"/>
            <w:b w:val="0"/>
            <w:bCs w:val="0"/>
          </w:rPr>
          <w:t>Future-Proofing</w:t>
        </w:r>
        <w:bookmarkEnd w:id="460"/>
        <w:proofErr w:type="gramEnd"/>
      </w:ins>
    </w:p>
    <w:p w14:paraId="76B3E9AD" w14:textId="77777777" w:rsidR="004204B3" w:rsidRDefault="004204B3">
      <w:pPr>
        <w:pStyle w:val="ListParagraph"/>
        <w:numPr>
          <w:ilvl w:val="0"/>
          <w:numId w:val="69"/>
        </w:numPr>
        <w:rPr>
          <w:ins w:id="462" w:author="Ahmed Shamsheer" w:date="2025-09-20T03:47:00Z" w16du:dateUtc="2025-09-19T22:47:00Z"/>
        </w:rPr>
        <w:pPrChange w:id="463" w:author="Ahmed Shamsheer" w:date="2025-09-20T03:49:00Z" w16du:dateUtc="2025-09-19T22:49:00Z">
          <w:pPr>
            <w:pStyle w:val="NormalWeb"/>
            <w:numPr>
              <w:numId w:val="66"/>
            </w:numPr>
            <w:tabs>
              <w:tab w:val="num" w:pos="720"/>
            </w:tabs>
            <w:ind w:left="720" w:hanging="360"/>
          </w:pPr>
        </w:pPrChange>
      </w:pPr>
      <w:ins w:id="464" w:author="Ahmed Shamsheer" w:date="2025-09-20T03:47:00Z" w16du:dateUtc="2025-09-19T22:47:00Z">
        <w:r>
          <w:t xml:space="preserve">The architecture is designed to be </w:t>
        </w:r>
        <w:r>
          <w:rPr>
            <w:rStyle w:val="Strong"/>
          </w:rPr>
          <w:t>LMS-agnostic</w:t>
        </w:r>
        <w:r>
          <w:t>.</w:t>
        </w:r>
      </w:ins>
    </w:p>
    <w:p w14:paraId="6F1886E2" w14:textId="77777777" w:rsidR="004204B3" w:rsidRDefault="004204B3">
      <w:pPr>
        <w:pStyle w:val="ListParagraph"/>
        <w:numPr>
          <w:ilvl w:val="0"/>
          <w:numId w:val="69"/>
        </w:numPr>
        <w:rPr>
          <w:ins w:id="465" w:author="Ahmed Shamsheer" w:date="2025-09-20T03:47:00Z" w16du:dateUtc="2025-09-19T22:47:00Z"/>
        </w:rPr>
        <w:pPrChange w:id="466" w:author="Ahmed Shamsheer" w:date="2025-09-20T03:49:00Z" w16du:dateUtc="2025-09-19T22:49:00Z">
          <w:pPr>
            <w:pStyle w:val="NormalWeb"/>
            <w:numPr>
              <w:numId w:val="66"/>
            </w:numPr>
            <w:tabs>
              <w:tab w:val="num" w:pos="720"/>
            </w:tabs>
            <w:ind w:left="720" w:hanging="360"/>
          </w:pPr>
        </w:pPrChange>
      </w:pPr>
      <w:ins w:id="467" w:author="Ahmed Shamsheer" w:date="2025-09-20T03:47:00Z" w16du:dateUtc="2025-09-19T22:47:00Z">
        <w:r>
          <w:t>For LMSs with stronger APIs (e.g., Canvas, Google Classroom), ingestion may rely more on API-based pulls and less on bots.</w:t>
        </w:r>
      </w:ins>
    </w:p>
    <w:p w14:paraId="1AFB81D1" w14:textId="77777777" w:rsidR="004204B3" w:rsidRDefault="004204B3">
      <w:pPr>
        <w:pStyle w:val="ListParagraph"/>
        <w:numPr>
          <w:ilvl w:val="0"/>
          <w:numId w:val="69"/>
        </w:numPr>
        <w:rPr>
          <w:ins w:id="468" w:author="Ahmed Shamsheer" w:date="2025-09-20T03:47:00Z" w16du:dateUtc="2025-09-19T22:47:00Z"/>
        </w:rPr>
        <w:pPrChange w:id="469" w:author="Ahmed Shamsheer" w:date="2025-09-20T03:49:00Z" w16du:dateUtc="2025-09-19T22:49:00Z">
          <w:pPr>
            <w:pStyle w:val="NormalWeb"/>
            <w:numPr>
              <w:numId w:val="66"/>
            </w:numPr>
            <w:tabs>
              <w:tab w:val="num" w:pos="720"/>
            </w:tabs>
            <w:ind w:left="720" w:hanging="360"/>
          </w:pPr>
        </w:pPrChange>
      </w:pPr>
      <w:ins w:id="470" w:author="Ahmed Shamsheer" w:date="2025-09-20T03:47:00Z" w16du:dateUtc="2025-09-19T22:47:00Z">
        <w:r>
          <w:t xml:space="preserve">Core principle: Regardless of source, data converges into the same </w:t>
        </w:r>
        <w:r>
          <w:rPr>
            <w:rStyle w:val="Strong"/>
          </w:rPr>
          <w:t>Landing → Stage → Enriched → Cubes</w:t>
        </w:r>
        <w:r>
          <w:t xml:space="preserve"> layers.</w:t>
        </w:r>
      </w:ins>
    </w:p>
    <w:p w14:paraId="2829C8AB" w14:textId="77777777" w:rsidR="003F6EFD" w:rsidRPr="00B765FB" w:rsidRDefault="003F6EFD" w:rsidP="00B765FB">
      <w:pPr>
        <w:pStyle w:val="Heading3"/>
        <w:rPr>
          <w:ins w:id="471" w:author="Ahmed Shamsheer" w:date="2025-09-20T03:48:00Z" w16du:dateUtc="2025-09-19T22:48:00Z"/>
        </w:rPr>
      </w:pPr>
      <w:bookmarkStart w:id="472" w:name="_Toc209233595"/>
      <w:ins w:id="473" w:author="Ahmed Shamsheer" w:date="2025-09-20T03:48:00Z" w16du:dateUtc="2025-09-19T22:48:00Z">
        <w:r w:rsidRPr="00B765FB">
          <w:t xml:space="preserve">Execution Notes </w:t>
        </w:r>
        <w:r w:rsidRPr="00181F53">
          <w:rPr>
            <w:highlight w:val="yellow"/>
            <w:rPrChange w:id="474" w:author="Ahmed Shamsheer" w:date="2025-09-20T03:51:00Z" w16du:dateUtc="2025-09-19T22:51:00Z">
              <w:rPr/>
            </w:rPrChange>
          </w:rPr>
          <w:t>(Pending Clarification)</w:t>
        </w:r>
        <w:bookmarkEnd w:id="472"/>
      </w:ins>
    </w:p>
    <w:p w14:paraId="660404BC" w14:textId="77777777" w:rsidR="003F6EFD" w:rsidRDefault="003F6EFD">
      <w:pPr>
        <w:pStyle w:val="ListParagraph"/>
        <w:numPr>
          <w:ilvl w:val="0"/>
          <w:numId w:val="70"/>
        </w:numPr>
        <w:rPr>
          <w:ins w:id="475" w:author="Ahmed Shamsheer" w:date="2025-09-20T03:48:00Z" w16du:dateUtc="2025-09-19T22:48:00Z"/>
        </w:rPr>
        <w:pPrChange w:id="476" w:author="Ahmed Shamsheer" w:date="2025-09-20T03:49:00Z" w16du:dateUtc="2025-09-19T22:49:00Z">
          <w:pPr>
            <w:pStyle w:val="NormalWeb"/>
            <w:numPr>
              <w:numId w:val="67"/>
            </w:numPr>
            <w:tabs>
              <w:tab w:val="num" w:pos="720"/>
            </w:tabs>
            <w:ind w:left="720" w:hanging="360"/>
          </w:pPr>
        </w:pPrChange>
      </w:pPr>
      <w:ins w:id="477" w:author="Ahmed Shamsheer" w:date="2025-09-20T03:48:00Z" w16du:dateUtc="2025-09-19T22:48:00Z">
        <w:r>
          <w:rPr>
            <w:rStyle w:val="Strong"/>
          </w:rPr>
          <w:t>School Execution Order:</w:t>
        </w:r>
        <w:r>
          <w:br/>
          <w:t xml:space="preserve">It is confirmed that each school has its own scheduled bot flow. However, it is not yet clear whether these flows are </w:t>
        </w:r>
        <w:r>
          <w:rPr>
            <w:rStyle w:val="Strong"/>
          </w:rPr>
          <w:t>run sequentially</w:t>
        </w:r>
        <w:r>
          <w:t xml:space="preserve"> across schools or if </w:t>
        </w:r>
        <w:r>
          <w:rPr>
            <w:rStyle w:val="Strong"/>
          </w:rPr>
          <w:t>multiple schools’ flows run in parallel</w:t>
        </w:r>
        <w:r>
          <w:t>.</w:t>
        </w:r>
        <w:r>
          <w:br/>
          <w:t xml:space="preserve">→ </w:t>
        </w:r>
        <w:r w:rsidRPr="00E47537">
          <w:rPr>
            <w:rStyle w:val="Strong"/>
            <w:highlight w:val="yellow"/>
            <w:rPrChange w:id="478" w:author="Ahmed Shamsheer" w:date="2025-09-20T03:51:00Z" w16du:dateUtc="2025-09-19T22:51:00Z">
              <w:rPr>
                <w:rStyle w:val="Strong"/>
                <w:rFonts w:eastAsiaTheme="majorEastAsia"/>
              </w:rPr>
            </w:rPrChange>
          </w:rPr>
          <w:t>[To Be Verified with Dev Team]</w:t>
        </w:r>
      </w:ins>
    </w:p>
    <w:p w14:paraId="43369E7A" w14:textId="77777777" w:rsidR="003F6EFD" w:rsidRDefault="003F6EFD">
      <w:pPr>
        <w:pStyle w:val="ListParagraph"/>
        <w:numPr>
          <w:ilvl w:val="0"/>
          <w:numId w:val="70"/>
        </w:numPr>
        <w:rPr>
          <w:ins w:id="479" w:author="Ahmed Shamsheer" w:date="2025-09-20T03:48:00Z" w16du:dateUtc="2025-09-19T22:48:00Z"/>
        </w:rPr>
        <w:pPrChange w:id="480" w:author="Ahmed Shamsheer" w:date="2025-09-20T03:49:00Z" w16du:dateUtc="2025-09-19T22:49:00Z">
          <w:pPr>
            <w:pStyle w:val="NormalWeb"/>
            <w:numPr>
              <w:numId w:val="67"/>
            </w:numPr>
            <w:tabs>
              <w:tab w:val="num" w:pos="720"/>
            </w:tabs>
            <w:ind w:left="720" w:hanging="360"/>
          </w:pPr>
        </w:pPrChange>
      </w:pPr>
      <w:ins w:id="481" w:author="Ahmed Shamsheer" w:date="2025-09-20T03:48:00Z" w16du:dateUtc="2025-09-19T22:48:00Z">
        <w:r>
          <w:rPr>
            <w:rStyle w:val="Strong"/>
          </w:rPr>
          <w:t>Synapse Pipeline Concurrency:</w:t>
        </w:r>
        <w:r>
          <w:br/>
          <w:t xml:space="preserve">Each school’s ingestion produces its own </w:t>
        </w:r>
        <w:r w:rsidRPr="00B765FB">
          <w:rPr>
            <w:rStyle w:val="HTMLCode"/>
            <w:rFonts w:eastAsiaTheme="majorEastAsia"/>
          </w:rPr>
          <w:t>success.txt</w:t>
        </w:r>
        <w:r>
          <w:t xml:space="preserve"> marker. It is not yet confirmed whether multiple </w:t>
        </w:r>
        <w:proofErr w:type="spellStart"/>
        <w:r w:rsidRPr="00B765FB">
          <w:rPr>
            <w:rStyle w:val="HTMLCode"/>
            <w:rFonts w:eastAsiaTheme="majorEastAsia"/>
          </w:rPr>
          <w:t>main_schoology</w:t>
        </w:r>
        <w:proofErr w:type="spellEnd"/>
        <w:r>
          <w:t xml:space="preserve"> pipelines can run </w:t>
        </w:r>
        <w:r>
          <w:rPr>
            <w:rStyle w:val="Strong"/>
          </w:rPr>
          <w:t>concurrently in Synapse</w:t>
        </w:r>
        <w:r>
          <w:t xml:space="preserve"> if markers appear around the same time, or whether they are queued and processed one at a time.</w:t>
        </w:r>
        <w:r>
          <w:br/>
          <w:t xml:space="preserve">→ </w:t>
        </w:r>
        <w:r w:rsidRPr="00E47537">
          <w:rPr>
            <w:rStyle w:val="Strong"/>
            <w:highlight w:val="yellow"/>
            <w:rPrChange w:id="482" w:author="Ahmed Shamsheer" w:date="2025-09-20T03:52:00Z" w16du:dateUtc="2025-09-19T22:52:00Z">
              <w:rPr>
                <w:rStyle w:val="Strong"/>
                <w:rFonts w:eastAsiaTheme="majorEastAsia"/>
              </w:rPr>
            </w:rPrChange>
          </w:rPr>
          <w:t>[To Be Verified with Dev Team]</w:t>
        </w:r>
      </w:ins>
    </w:p>
    <w:p w14:paraId="3445299C" w14:textId="77777777" w:rsidR="00DF6B49" w:rsidRDefault="00DF6B49">
      <w:pPr>
        <w:rPr>
          <w:ins w:id="483" w:author="Ahmed Shamsheer" w:date="2025-09-19T17:30:00Z" w16du:dateUtc="2025-09-19T12:30:00Z"/>
        </w:rPr>
        <w:pPrChange w:id="484" w:author="Ahmed Shamsheer" w:date="2025-09-19T17:30:00Z" w16du:dateUtc="2025-09-19T12:30:00Z">
          <w:pPr>
            <w:pStyle w:val="NormalWeb"/>
          </w:pPr>
        </w:pPrChange>
      </w:pPr>
    </w:p>
    <w:p w14:paraId="018E613A" w14:textId="70FBB0C7" w:rsidR="00730B35" w:rsidDel="00D53370" w:rsidRDefault="00730B35" w:rsidP="00730B35">
      <w:pPr>
        <w:rPr>
          <w:del w:id="485" w:author="Ahmed Shamsheer" w:date="2025-09-19T17:30:00Z" w16du:dateUtc="2025-09-19T12:30:00Z"/>
        </w:rPr>
      </w:pPr>
      <w:del w:id="486" w:author="Ahmed Shamsheer" w:date="2025-09-19T17:30:00Z" w16du:dateUtc="2025-09-19T12:30:00Z">
        <w:r w:rsidDel="00D53370">
          <w:delText xml:space="preserve">The ingestion process begins with </w:delText>
        </w:r>
        <w:r w:rsidDel="00D53370">
          <w:rPr>
            <w:rStyle w:val="Strong"/>
          </w:rPr>
          <w:delText>Power Automate Cloud flows</w:delText>
        </w:r>
        <w:r w:rsidDel="00D53370">
          <w:delText>, which run on a daily schedule (typically 0</w:delText>
        </w:r>
        <w:r w:rsidR="00B92D8C" w:rsidDel="00D53370">
          <w:delText>6</w:delText>
        </w:r>
        <w:r w:rsidDel="00D53370">
          <w:delText>:</w:delText>
        </w:r>
      </w:del>
      <w:del w:id="487" w:author="Ahmed Shamsheer" w:date="2025-09-19T17:11:00Z" w16du:dateUtc="2025-09-19T12:11:00Z">
        <w:r w:rsidDel="003D6864">
          <w:delText>00Z</w:delText>
        </w:r>
      </w:del>
      <w:del w:id="488" w:author="Ahmed Shamsheer" w:date="2025-09-19T17:30:00Z" w16du:dateUtc="2025-09-19T12:30:00Z">
        <w:r w:rsidDel="00D53370">
          <w:delText xml:space="preserve">). These flows connect to Schoology’s APIs to fetch the list of assessment IDs for the day. For each assessment, the flow calls a </w:delText>
        </w:r>
        <w:r w:rsidDel="00D53370">
          <w:rPr>
            <w:rStyle w:val="Strong"/>
          </w:rPr>
          <w:delText xml:space="preserve">Power Automate Desktop </w:delText>
        </w:r>
        <w:r w:rsidDel="00D53370">
          <w:rPr>
            <w:rStyle w:val="Strong"/>
          </w:rPr>
          <w:lastRenderedPageBreak/>
          <w:delText>(PAD) flow</w:delText>
        </w:r>
        <w:r w:rsidDel="00D53370">
          <w:delText>, passing the ID as a parameter. PAD automates the Schoology web interface: logging in, navigating to the results page, exporting statistics, and downloading multiple CSVs (submission data, question-level data, and summary data).</w:delText>
        </w:r>
      </w:del>
    </w:p>
    <w:p w14:paraId="5BEE2438" w14:textId="4076A524" w:rsidR="009E4A0F" w:rsidDel="00D53370" w:rsidRDefault="00730B35" w:rsidP="00730B35">
      <w:pPr>
        <w:rPr>
          <w:del w:id="489" w:author="Ahmed Shamsheer" w:date="2025-09-19T17:30:00Z" w16du:dateUtc="2025-09-19T12:30:00Z"/>
        </w:rPr>
      </w:pPr>
      <w:del w:id="490" w:author="Ahmed Shamsheer" w:date="2025-09-19T17:30:00Z" w16du:dateUtc="2025-09-19T12:30:00Z">
        <w:r w:rsidRPr="60ED76E5" w:rsidDel="00D53370">
          <w:delText xml:space="preserve">Once CSVs are downloaded, PAD uploads them into </w:delText>
        </w:r>
        <w:r w:rsidRPr="60ED76E5" w:rsidDel="00D53370">
          <w:rPr>
            <w:rStyle w:val="Strong"/>
          </w:rPr>
          <w:delText>Azure Blob Storage</w:delText>
        </w:r>
        <w:r w:rsidRPr="60ED76E5" w:rsidDel="00D53370">
          <w:delText xml:space="preserve"> under the container </w:delText>
        </w:r>
        <w:r w:rsidRPr="60ED76E5" w:rsidDel="00D53370">
          <w:rPr>
            <w:rStyle w:val="HTMLCode"/>
            <w:rFonts w:eastAsiaTheme="majorEastAsia"/>
          </w:rPr>
          <w:delText>pre_landing/Schoology</w:delText>
        </w:r>
        <w:r w:rsidRPr="60ED76E5" w:rsidDel="00D53370">
          <w:delText>, using a consistent naming convention (</w:delText>
        </w:r>
        <w:r w:rsidRPr="60ED76E5" w:rsidDel="00D53370">
          <w:rPr>
            <w:rStyle w:val="HTMLCode"/>
            <w:rFonts w:eastAsiaTheme="majorEastAsia"/>
          </w:rPr>
          <w:delText>{dataset_name}_{YYYYMMDD}.csv</w:delText>
        </w:r>
        <w:r w:rsidRPr="60ED76E5" w:rsidDel="00D53370">
          <w:delText xml:space="preserve">). </w:delText>
        </w:r>
      </w:del>
    </w:p>
    <w:p w14:paraId="4E34A870" w14:textId="13D7C5E2" w:rsidR="00730B35" w:rsidRDefault="00730B35" w:rsidP="00730B35">
      <w:del w:id="491" w:author="Ahmed Shamsheer" w:date="2025-09-19T17:30:00Z" w16du:dateUtc="2025-09-19T12:30:00Z">
        <w:r w:rsidRPr="60ED76E5" w:rsidDel="00D53370">
          <w:delText xml:space="preserve">After successful upload, PAD writes a </w:delText>
        </w:r>
        <w:r w:rsidRPr="60ED76E5" w:rsidDel="00D53370">
          <w:rPr>
            <w:rStyle w:val="HTMLCode"/>
            <w:rFonts w:eastAsiaTheme="majorEastAsia"/>
          </w:rPr>
          <w:delText>success.txt</w:delText>
        </w:r>
        <w:r w:rsidRPr="60ED76E5" w:rsidDel="00D53370">
          <w:delText xml:space="preserve"> file (named </w:delText>
        </w:r>
        <w:r w:rsidRPr="60ED76E5" w:rsidDel="00D53370">
          <w:rPr>
            <w:rStyle w:val="HTMLCode"/>
            <w:rFonts w:eastAsiaTheme="majorEastAsia"/>
          </w:rPr>
          <w:delText>{school}_success.txt</w:delText>
        </w:r>
        <w:r w:rsidRPr="60ED76E5" w:rsidDel="00D53370">
          <w:delText xml:space="preserve">) to the same Blob location. This file acts as a trigger for the </w:delText>
        </w:r>
        <w:r w:rsidRPr="60ED76E5" w:rsidDel="00D53370">
          <w:rPr>
            <w:rStyle w:val="Strong"/>
          </w:rPr>
          <w:delText>main_schoology Synapse pipeline</w:delText>
        </w:r>
        <w:r w:rsidRPr="60ED76E5" w:rsidDel="00D53370">
          <w:delText>, ensuring that downstream data transformations only begin once ingestion has fully completed. This design guarantees atomicity: either a full set of files exists (with success marker) or no processing occurs, preventing partial cube builds.</w:delText>
        </w:r>
      </w:del>
    </w:p>
    <w:p w14:paraId="714E76E9" w14:textId="7553444B" w:rsidR="00CA53B8" w:rsidRDefault="00CA53B8" w:rsidP="00CA53B8"/>
    <w:p w14:paraId="0C6D96C4" w14:textId="77777777" w:rsidR="00B51306" w:rsidRDefault="00B51306">
      <w:pPr>
        <w:rPr>
          <w:rFonts w:eastAsiaTheme="majorEastAsia" w:cstheme="majorBidi"/>
          <w:color w:val="2F5496" w:themeColor="accent1" w:themeShade="BF"/>
          <w:sz w:val="28"/>
          <w:szCs w:val="28"/>
          <w:highlight w:val="yellow"/>
        </w:rPr>
      </w:pPr>
      <w:r>
        <w:rPr>
          <w:highlight w:val="yellow"/>
        </w:rPr>
        <w:br w:type="page"/>
      </w:r>
    </w:p>
    <w:p w14:paraId="09E24E1A" w14:textId="7692E023" w:rsidR="00CA53B8" w:rsidRDefault="00B51306" w:rsidP="00CA53B8">
      <w:pPr>
        <w:pStyle w:val="Heading3"/>
      </w:pPr>
      <w:bookmarkStart w:id="492" w:name="_Toc209233596"/>
      <w:r w:rsidRPr="00776A80">
        <w:rPr>
          <w:noProof/>
          <w:highlight w:val="yellow"/>
          <w:rPrChange w:id="493" w:author="Ahmed Shamsheer" w:date="2025-09-19T17:13:00Z" w16du:dateUtc="2025-09-19T12:13:00Z">
            <w:rPr>
              <w:noProof/>
            </w:rPr>
          </w:rPrChange>
        </w:rPr>
        <w:lastRenderedPageBreak/>
        <w:drawing>
          <wp:anchor distT="0" distB="0" distL="114300" distR="114300" simplePos="0" relativeHeight="251658240" behindDoc="0" locked="0" layoutInCell="1" allowOverlap="1" wp14:anchorId="22D4C78D" wp14:editId="2EFCB962">
            <wp:simplePos x="0" y="0"/>
            <wp:positionH relativeFrom="column">
              <wp:posOffset>-866775</wp:posOffset>
            </wp:positionH>
            <wp:positionV relativeFrom="paragraph">
              <wp:posOffset>238125</wp:posOffset>
            </wp:positionV>
            <wp:extent cx="7480646" cy="9105900"/>
            <wp:effectExtent l="0" t="0" r="6350" b="0"/>
            <wp:wrapNone/>
            <wp:docPr id="1135187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84832" cy="9110996"/>
                    </a:xfrm>
                    <a:prstGeom prst="rect">
                      <a:avLst/>
                    </a:prstGeom>
                    <a:noFill/>
                    <a:ln>
                      <a:noFill/>
                    </a:ln>
                  </pic:spPr>
                </pic:pic>
              </a:graphicData>
            </a:graphic>
            <wp14:sizeRelH relativeFrom="page">
              <wp14:pctWidth>0</wp14:pctWidth>
            </wp14:sizeRelH>
            <wp14:sizeRelV relativeFrom="page">
              <wp14:pctHeight>0</wp14:pctHeight>
            </wp14:sizeRelV>
          </wp:anchor>
        </w:drawing>
      </w:r>
      <w:r w:rsidR="00CA53B8" w:rsidRPr="00776A80">
        <w:rPr>
          <w:highlight w:val="yellow"/>
          <w:rPrChange w:id="494" w:author="Ahmed Shamsheer" w:date="2025-09-19T17:13:00Z" w16du:dateUtc="2025-09-19T12:13:00Z">
            <w:rPr/>
          </w:rPrChange>
        </w:rPr>
        <w:t>Diagram: Data Ingestion Workflow</w:t>
      </w:r>
      <w:ins w:id="495" w:author="Ahmed Shamsheer" w:date="2025-09-19T17:20:00Z" w16du:dateUtc="2025-09-19T12:20:00Z">
        <w:r w:rsidR="00544F64">
          <w:t xml:space="preserve"> – to updat</w:t>
        </w:r>
      </w:ins>
      <w:ins w:id="496" w:author="Ahmed Shamsheer" w:date="2025-09-19T17:21:00Z" w16du:dateUtc="2025-09-19T12:21:00Z">
        <w:r w:rsidR="00544F64">
          <w:t>e</w:t>
        </w:r>
      </w:ins>
      <w:bookmarkEnd w:id="492"/>
    </w:p>
    <w:p w14:paraId="57F84383" w14:textId="36D328C1" w:rsidR="0081607C" w:rsidRDefault="0081607C">
      <w:pPr>
        <w:rPr>
          <w:rFonts w:ascii="Times New Roman" w:eastAsia="Times New Roman" w:hAnsi="Times New Roman" w:cs="Times New Roman"/>
          <w:kern w:val="0"/>
          <w14:ligatures w14:val="none"/>
        </w:rPr>
      </w:pPr>
      <w:r>
        <w:br w:type="page"/>
      </w:r>
    </w:p>
    <w:p w14:paraId="7D2DD933" w14:textId="77777777" w:rsidR="00730B35" w:rsidRDefault="00730B35" w:rsidP="00730B35">
      <w:pPr>
        <w:pStyle w:val="Heading3"/>
      </w:pPr>
      <w:bookmarkStart w:id="497" w:name="_Toc209233597"/>
      <w:r>
        <w:rPr>
          <w:rStyle w:val="Strong"/>
          <w:b w:val="0"/>
          <w:bCs w:val="0"/>
        </w:rPr>
        <w:lastRenderedPageBreak/>
        <w:t>Detailed Information</w:t>
      </w:r>
      <w:bookmarkEnd w:id="497"/>
    </w:p>
    <w:p w14:paraId="62F26233" w14:textId="77777777" w:rsidR="00730B35" w:rsidRDefault="00730B35" w:rsidP="00DD5F3A">
      <w:pPr>
        <w:pStyle w:val="ListParagraph"/>
        <w:numPr>
          <w:ilvl w:val="0"/>
          <w:numId w:val="4"/>
        </w:numPr>
      </w:pPr>
      <w:r>
        <w:rPr>
          <w:rStyle w:val="Strong"/>
        </w:rPr>
        <w:t>Flow Names (per school):</w:t>
      </w:r>
    </w:p>
    <w:p w14:paraId="07AE354B" w14:textId="77777777" w:rsidR="00730B35" w:rsidRDefault="00730B35" w:rsidP="00DD5F3A">
      <w:pPr>
        <w:pStyle w:val="ListParagraph"/>
        <w:numPr>
          <w:ilvl w:val="1"/>
          <w:numId w:val="4"/>
        </w:numPr>
      </w:pPr>
      <w:r>
        <w:rPr>
          <w:rStyle w:val="Emphasis"/>
        </w:rPr>
        <w:t>Athenian Scheduled Flow With API</w:t>
      </w:r>
    </w:p>
    <w:p w14:paraId="413F2DE7" w14:textId="77777777" w:rsidR="00730B35" w:rsidRDefault="00730B35" w:rsidP="00DD5F3A">
      <w:pPr>
        <w:pStyle w:val="ListParagraph"/>
        <w:numPr>
          <w:ilvl w:val="1"/>
          <w:numId w:val="4"/>
        </w:numPr>
      </w:pPr>
      <w:proofErr w:type="spellStart"/>
      <w:r w:rsidRPr="60ED76E5">
        <w:rPr>
          <w:rStyle w:val="Emphasis"/>
        </w:rPr>
        <w:t>CrestWell</w:t>
      </w:r>
      <w:proofErr w:type="spellEnd"/>
      <w:r w:rsidRPr="60ED76E5">
        <w:rPr>
          <w:rStyle w:val="Emphasis"/>
        </w:rPr>
        <w:t xml:space="preserve"> Scheduled Flow With API</w:t>
      </w:r>
    </w:p>
    <w:p w14:paraId="2FD0BE7A" w14:textId="77777777" w:rsidR="00730B35" w:rsidRDefault="00730B35" w:rsidP="00DD5F3A">
      <w:pPr>
        <w:pStyle w:val="ListParagraph"/>
        <w:numPr>
          <w:ilvl w:val="1"/>
          <w:numId w:val="4"/>
        </w:numPr>
      </w:pPr>
      <w:r>
        <w:rPr>
          <w:rStyle w:val="Emphasis"/>
        </w:rPr>
        <w:t>South Prep Scheduled Flow With API</w:t>
      </w:r>
    </w:p>
    <w:p w14:paraId="762813B3" w14:textId="77777777" w:rsidR="00730B35" w:rsidRDefault="00730B35" w:rsidP="00DD5F3A">
      <w:pPr>
        <w:pStyle w:val="ListParagraph"/>
        <w:numPr>
          <w:ilvl w:val="1"/>
          <w:numId w:val="4"/>
        </w:numPr>
      </w:pPr>
      <w:r>
        <w:rPr>
          <w:rStyle w:val="Emphasis"/>
        </w:rPr>
        <w:t>Bright View Scheduled Flow With API</w:t>
      </w:r>
    </w:p>
    <w:p w14:paraId="7A88C1DE" w14:textId="77777777" w:rsidR="00730B35" w:rsidRDefault="00730B35" w:rsidP="00DD5F3A">
      <w:pPr>
        <w:pStyle w:val="ListParagraph"/>
        <w:numPr>
          <w:ilvl w:val="1"/>
          <w:numId w:val="4"/>
        </w:numPr>
      </w:pPr>
      <w:r>
        <w:rPr>
          <w:rStyle w:val="Emphasis"/>
        </w:rPr>
        <w:t>Central Florida Scheduled Flow With API</w:t>
      </w:r>
    </w:p>
    <w:p w14:paraId="6B826DFD" w14:textId="77777777" w:rsidR="00730B35" w:rsidRDefault="00730B35" w:rsidP="00DD5F3A">
      <w:pPr>
        <w:pStyle w:val="ListParagraph"/>
        <w:numPr>
          <w:ilvl w:val="0"/>
          <w:numId w:val="4"/>
        </w:numPr>
      </w:pPr>
      <w:r>
        <w:rPr>
          <w:rStyle w:val="Strong"/>
        </w:rPr>
        <w:t>Environment / Solution:</w:t>
      </w:r>
    </w:p>
    <w:p w14:paraId="05C264FF" w14:textId="77777777" w:rsidR="00730B35" w:rsidRDefault="00730B35" w:rsidP="00DD5F3A">
      <w:pPr>
        <w:pStyle w:val="ListParagraph"/>
        <w:numPr>
          <w:ilvl w:val="1"/>
          <w:numId w:val="4"/>
        </w:numPr>
        <w:rPr>
          <w:rStyle w:val="HTMLCode"/>
          <w:rFonts w:eastAsiaTheme="majorEastAsia"/>
        </w:rPr>
      </w:pPr>
      <w:r w:rsidRPr="60ED76E5">
        <w:t xml:space="preserve">Environment: </w:t>
      </w:r>
      <w:proofErr w:type="spellStart"/>
      <w:r w:rsidRPr="60ED76E5">
        <w:rPr>
          <w:rStyle w:val="HTMLCode"/>
          <w:rFonts w:eastAsiaTheme="majorEastAsia"/>
        </w:rPr>
        <w:t>EdvanceLearningProduction</w:t>
      </w:r>
      <w:proofErr w:type="spellEnd"/>
    </w:p>
    <w:p w14:paraId="0DA93546" w14:textId="77777777" w:rsidR="00730B35" w:rsidRDefault="00730B35" w:rsidP="00DD5F3A">
      <w:pPr>
        <w:pStyle w:val="ListParagraph"/>
        <w:numPr>
          <w:ilvl w:val="1"/>
          <w:numId w:val="4"/>
        </w:numPr>
        <w:rPr>
          <w:rStyle w:val="HTMLCode"/>
          <w:rFonts w:eastAsiaTheme="majorEastAsia"/>
        </w:rPr>
      </w:pPr>
      <w:r w:rsidRPr="60ED76E5">
        <w:t xml:space="preserve">Solution: </w:t>
      </w:r>
      <w:proofErr w:type="spellStart"/>
      <w:r w:rsidRPr="60ED76E5">
        <w:rPr>
          <w:rStyle w:val="HTMLCode"/>
          <w:rFonts w:eastAsiaTheme="majorEastAsia"/>
        </w:rPr>
        <w:t>Athenasoft</w:t>
      </w:r>
      <w:proofErr w:type="spellEnd"/>
    </w:p>
    <w:p w14:paraId="2F6D7F78" w14:textId="77777777" w:rsidR="00730B35" w:rsidRDefault="00730B35" w:rsidP="00DD5F3A">
      <w:pPr>
        <w:pStyle w:val="ListParagraph"/>
        <w:numPr>
          <w:ilvl w:val="1"/>
          <w:numId w:val="4"/>
        </w:numPr>
        <w:rPr>
          <w:rStyle w:val="HTMLCode"/>
          <w:rFonts w:eastAsiaTheme="majorEastAsia"/>
        </w:rPr>
      </w:pPr>
      <w:r w:rsidRPr="60ED76E5">
        <w:t xml:space="preserve">Development environment: </w:t>
      </w:r>
      <w:proofErr w:type="spellStart"/>
      <w:r w:rsidRPr="60ED76E5">
        <w:rPr>
          <w:rStyle w:val="HTMLCode"/>
          <w:rFonts w:eastAsiaTheme="majorEastAsia"/>
        </w:rPr>
        <w:t>EdvanceLearning</w:t>
      </w:r>
      <w:proofErr w:type="spellEnd"/>
    </w:p>
    <w:p w14:paraId="16BFEB8C" w14:textId="77777777" w:rsidR="00730B35" w:rsidRDefault="00730B35" w:rsidP="00DD5F3A">
      <w:pPr>
        <w:pStyle w:val="ListParagraph"/>
        <w:numPr>
          <w:ilvl w:val="0"/>
          <w:numId w:val="4"/>
        </w:numPr>
      </w:pPr>
      <w:r>
        <w:rPr>
          <w:rStyle w:val="Strong"/>
        </w:rPr>
        <w:t>Run Frequency &amp; Triggers:</w:t>
      </w:r>
    </w:p>
    <w:p w14:paraId="5BBC223D" w14:textId="2C5AFF51" w:rsidR="00730B35" w:rsidDel="00D7112C" w:rsidRDefault="00D7112C" w:rsidP="00DD5F3A">
      <w:pPr>
        <w:pStyle w:val="ListParagraph"/>
        <w:numPr>
          <w:ilvl w:val="1"/>
          <w:numId w:val="4"/>
        </w:numPr>
        <w:rPr>
          <w:del w:id="498" w:author="Ahmed Shamsheer" w:date="2025-09-20T03:56:00Z" w16du:dateUtc="2025-09-19T22:56:00Z"/>
        </w:rPr>
      </w:pPr>
      <w:ins w:id="499" w:author="Ahmed Shamsheer" w:date="2025-09-20T03:56:00Z" w16du:dateUtc="2025-09-19T22:56:00Z">
        <w:r>
          <w:t xml:space="preserve">Daily at </w:t>
        </w:r>
        <w:r>
          <w:rPr>
            <w:rStyle w:val="Strong"/>
          </w:rPr>
          <w:t>01:00 UTC (06:00 pm EST)</w:t>
        </w:r>
        <w:r>
          <w:t>.</w:t>
        </w:r>
      </w:ins>
      <w:del w:id="500" w:author="Ahmed Shamsheer" w:date="2025-09-20T03:56:00Z" w16du:dateUtc="2025-09-19T22:56:00Z">
        <w:r w:rsidR="00730B35" w:rsidDel="00D7112C">
          <w:delText>Daily at 01:00Z</w:delText>
        </w:r>
      </w:del>
    </w:p>
    <w:p w14:paraId="0AA8E600" w14:textId="77777777" w:rsidR="00D7112C" w:rsidRDefault="00D7112C" w:rsidP="00DD5F3A">
      <w:pPr>
        <w:pStyle w:val="ListParagraph"/>
        <w:numPr>
          <w:ilvl w:val="1"/>
          <w:numId w:val="4"/>
        </w:numPr>
        <w:rPr>
          <w:ins w:id="501" w:author="Ahmed Shamsheer" w:date="2025-09-20T03:56:00Z" w16du:dateUtc="2025-09-19T22:56:00Z"/>
        </w:rPr>
      </w:pPr>
    </w:p>
    <w:p w14:paraId="5B7A69D5" w14:textId="7A6E1B88" w:rsidR="00730B35" w:rsidRDefault="00730B35" w:rsidP="00DD5F3A">
      <w:pPr>
        <w:pStyle w:val="ListParagraph"/>
        <w:numPr>
          <w:ilvl w:val="1"/>
          <w:numId w:val="4"/>
        </w:numPr>
        <w:rPr>
          <w:ins w:id="502" w:author="Ahmed Shamsheer" w:date="2025-09-20T03:57:00Z" w16du:dateUtc="2025-09-19T22:57:00Z"/>
        </w:rPr>
      </w:pPr>
      <w:r>
        <w:t>Fixed schedule (retrieval always attempted, not dependent on new files appearing)</w:t>
      </w:r>
      <w:ins w:id="503" w:author="Ahmed Shamsheer" w:date="2025-09-20T03:57:00Z" w16du:dateUtc="2025-09-19T22:57:00Z">
        <w:r w:rsidR="00967338">
          <w:t>.</w:t>
        </w:r>
      </w:ins>
    </w:p>
    <w:p w14:paraId="57B894C4" w14:textId="669818D4" w:rsidR="00967338" w:rsidRDefault="00967338" w:rsidP="00DD5F3A">
      <w:pPr>
        <w:pStyle w:val="ListParagraph"/>
        <w:numPr>
          <w:ilvl w:val="1"/>
          <w:numId w:val="4"/>
        </w:numPr>
      </w:pPr>
      <w:ins w:id="504" w:author="Ahmed Shamsheer" w:date="2025-09-20T03:57:00Z" w16du:dateUtc="2025-09-19T22:57:00Z">
        <w:r>
          <w:t>API filters assessments by due date (last 14 days), category, published/active status, and assignment type.</w:t>
        </w:r>
      </w:ins>
    </w:p>
    <w:p w14:paraId="023AEAE5" w14:textId="77777777" w:rsidR="00730B35" w:rsidRDefault="00730B35" w:rsidP="00DD5F3A">
      <w:pPr>
        <w:pStyle w:val="ListParagraph"/>
        <w:numPr>
          <w:ilvl w:val="0"/>
          <w:numId w:val="4"/>
        </w:numPr>
      </w:pPr>
      <w:r>
        <w:rPr>
          <w:rStyle w:val="Strong"/>
        </w:rPr>
        <w:t>Blob Storage Details:</w:t>
      </w:r>
    </w:p>
    <w:p w14:paraId="295216DA" w14:textId="77777777" w:rsidR="00730B35" w:rsidRDefault="00730B35" w:rsidP="00DD5F3A">
      <w:pPr>
        <w:pStyle w:val="ListParagraph"/>
        <w:numPr>
          <w:ilvl w:val="1"/>
          <w:numId w:val="4"/>
        </w:numPr>
      </w:pPr>
      <w:r>
        <w:t xml:space="preserve">Container: </w:t>
      </w:r>
      <w:proofErr w:type="spellStart"/>
      <w:r w:rsidRPr="00730B35">
        <w:t>oea</w:t>
      </w:r>
      <w:proofErr w:type="spellEnd"/>
    </w:p>
    <w:p w14:paraId="4D4383DC" w14:textId="77777777" w:rsidR="00730B35" w:rsidRDefault="00730B35" w:rsidP="00DD5F3A">
      <w:pPr>
        <w:pStyle w:val="ListParagraph"/>
        <w:numPr>
          <w:ilvl w:val="1"/>
          <w:numId w:val="4"/>
        </w:numPr>
      </w:pPr>
      <w:r w:rsidRPr="00BF47B5">
        <w:rPr>
          <w:highlight w:val="yellow"/>
          <w:rPrChange w:id="505" w:author="Ahmed Shamsheer" w:date="2025-09-20T03:58:00Z" w16du:dateUtc="2025-09-19T22:58:00Z">
            <w:rPr/>
          </w:rPrChange>
        </w:rPr>
        <w:t>Path format:</w:t>
      </w:r>
      <w:r>
        <w:t xml:space="preserve"> </w:t>
      </w:r>
      <w:proofErr w:type="spellStart"/>
      <w:r w:rsidRPr="00730B35">
        <w:t>pre_landing</w:t>
      </w:r>
      <w:proofErr w:type="spellEnd"/>
      <w:r w:rsidRPr="00730B35">
        <w:t>/</w:t>
      </w:r>
      <w:proofErr w:type="gramStart"/>
      <w:r w:rsidRPr="00730B35">
        <w:t>Schoology/{session}/</w:t>
      </w:r>
      <w:proofErr w:type="gramEnd"/>
      <w:r w:rsidRPr="00730B35">
        <w:t>category/subject/grade/section</w:t>
      </w:r>
    </w:p>
    <w:p w14:paraId="32267786" w14:textId="77777777" w:rsidR="00730B35" w:rsidRDefault="00730B35" w:rsidP="00DD5F3A">
      <w:pPr>
        <w:pStyle w:val="ListParagraph"/>
        <w:numPr>
          <w:ilvl w:val="1"/>
          <w:numId w:val="4"/>
        </w:numPr>
      </w:pPr>
      <w:r>
        <w:t xml:space="preserve">File naming convention: </w:t>
      </w:r>
      <w:r w:rsidRPr="00730B35">
        <w:t>{dataset_</w:t>
      </w:r>
      <w:proofErr w:type="gramStart"/>
      <w:r w:rsidRPr="00730B35">
        <w:t>name}_</w:t>
      </w:r>
      <w:proofErr w:type="gramEnd"/>
      <w:r w:rsidRPr="00730B35">
        <w:t>{YYYYMMDD}.csv</w:t>
      </w:r>
    </w:p>
    <w:p w14:paraId="08C4190A" w14:textId="77777777" w:rsidR="00730B35" w:rsidRDefault="00730B35" w:rsidP="00DD5F3A">
      <w:pPr>
        <w:pStyle w:val="ListParagraph"/>
        <w:numPr>
          <w:ilvl w:val="1"/>
          <w:numId w:val="4"/>
        </w:numPr>
      </w:pPr>
      <w:r>
        <w:t xml:space="preserve">Success marker: </w:t>
      </w:r>
      <w:r w:rsidRPr="00730B35">
        <w:t>{schoolname}_success.txt</w:t>
      </w:r>
    </w:p>
    <w:p w14:paraId="66014170" w14:textId="77777777" w:rsidR="00730B35" w:rsidRDefault="00730B35" w:rsidP="00DD5F3A">
      <w:pPr>
        <w:pStyle w:val="ListParagraph"/>
        <w:numPr>
          <w:ilvl w:val="0"/>
          <w:numId w:val="4"/>
        </w:numPr>
      </w:pPr>
      <w:r>
        <w:rPr>
          <w:rStyle w:val="Strong"/>
        </w:rPr>
        <w:t>Error Handling &amp; Notifications:</w:t>
      </w:r>
    </w:p>
    <w:p w14:paraId="5938575A" w14:textId="77777777" w:rsidR="00730B35" w:rsidRDefault="00730B35" w:rsidP="00DD5F3A">
      <w:pPr>
        <w:pStyle w:val="ListParagraph"/>
        <w:numPr>
          <w:ilvl w:val="1"/>
          <w:numId w:val="4"/>
        </w:numPr>
      </w:pPr>
      <w:r>
        <w:t>Action-level error handling configured in flows</w:t>
      </w:r>
    </w:p>
    <w:p w14:paraId="617C0696" w14:textId="5EEDFA07" w:rsidR="00730B35" w:rsidRDefault="00730B35" w:rsidP="00DD5F3A">
      <w:pPr>
        <w:pStyle w:val="ListParagraph"/>
        <w:numPr>
          <w:ilvl w:val="1"/>
          <w:numId w:val="4"/>
        </w:numPr>
      </w:pPr>
      <w:r w:rsidRPr="007849B5">
        <w:rPr>
          <w:highlight w:val="yellow"/>
          <w:rPrChange w:id="506" w:author="Ahmed Shamsheer" w:date="2025-09-20T03:59:00Z" w16du:dateUtc="2025-09-19T22:59:00Z">
            <w:rPr/>
          </w:rPrChange>
        </w:rPr>
        <w:t xml:space="preserve">Retries: </w:t>
      </w:r>
      <w:del w:id="507" w:author="Ahmed Shamsheer" w:date="2025-09-20T03:59:00Z" w16du:dateUtc="2025-09-19T22:59:00Z">
        <w:r w:rsidRPr="007849B5" w:rsidDel="007849B5">
          <w:rPr>
            <w:highlight w:val="yellow"/>
            <w:rPrChange w:id="508" w:author="Ahmed Shamsheer" w:date="2025-09-20T03:59:00Z" w16du:dateUtc="2025-09-19T22:59:00Z">
              <w:rPr/>
            </w:rPrChange>
          </w:rPr>
          <w:delText xml:space="preserve">1 </w:delText>
        </w:r>
      </w:del>
      <w:ins w:id="509" w:author="Ahmed Shamsheer" w:date="2025-09-20T03:59:00Z" w16du:dateUtc="2025-09-19T22:59:00Z">
        <w:r w:rsidR="007849B5" w:rsidRPr="007849B5">
          <w:rPr>
            <w:highlight w:val="yellow"/>
            <w:rPrChange w:id="510" w:author="Ahmed Shamsheer" w:date="2025-09-20T03:59:00Z" w16du:dateUtc="2025-09-19T22:59:00Z">
              <w:rPr/>
            </w:rPrChange>
          </w:rPr>
          <w:t xml:space="preserve">2 </w:t>
        </w:r>
      </w:ins>
      <w:r w:rsidRPr="007849B5">
        <w:rPr>
          <w:highlight w:val="yellow"/>
          <w:rPrChange w:id="511" w:author="Ahmed Shamsheer" w:date="2025-09-20T03:59:00Z" w16du:dateUtc="2025-09-19T22:59:00Z">
            <w:rPr/>
          </w:rPrChange>
        </w:rPr>
        <w:t>retry per failed action</w:t>
      </w:r>
    </w:p>
    <w:p w14:paraId="6E15A219" w14:textId="77777777" w:rsidR="00730B35" w:rsidRDefault="00730B35" w:rsidP="00DD5F3A">
      <w:pPr>
        <w:pStyle w:val="ListParagraph"/>
        <w:numPr>
          <w:ilvl w:val="1"/>
          <w:numId w:val="4"/>
        </w:numPr>
        <w:rPr>
          <w:ins w:id="512" w:author="Ahmed Shamsheer" w:date="2025-09-20T03:59:00Z" w16du:dateUtc="2025-09-19T22:59:00Z"/>
        </w:rPr>
      </w:pPr>
      <w:r w:rsidRPr="007849B5">
        <w:rPr>
          <w:highlight w:val="yellow"/>
          <w:rPrChange w:id="513" w:author="Ahmed Shamsheer" w:date="2025-09-20T03:59:00Z" w16du:dateUtc="2025-09-19T22:59:00Z">
            <w:rPr/>
          </w:rPrChange>
        </w:rPr>
        <w:t>Failures logged</w:t>
      </w:r>
      <w:r>
        <w:t xml:space="preserve">, but </w:t>
      </w:r>
      <w:r w:rsidRPr="00730B35">
        <w:rPr>
          <w:b/>
          <w:bCs/>
        </w:rPr>
        <w:t>no email notifications by default</w:t>
      </w:r>
      <w:r>
        <w:t xml:space="preserve"> (alerts can be added)</w:t>
      </w:r>
    </w:p>
    <w:p w14:paraId="77FCDF28" w14:textId="550643FF" w:rsidR="00362FC5" w:rsidRDefault="00362FC5" w:rsidP="00DD5F3A">
      <w:pPr>
        <w:pStyle w:val="ListParagraph"/>
        <w:numPr>
          <w:ilvl w:val="1"/>
          <w:numId w:val="4"/>
        </w:numPr>
      </w:pPr>
      <w:ins w:id="514" w:author="Ahmed Shamsheer" w:date="2025-09-20T03:59:00Z" w16du:dateUtc="2025-09-19T22:59:00Z">
        <w:r w:rsidRPr="00362FC5">
          <w:rPr>
            <w:rStyle w:val="Emphasis"/>
            <w:shd w:val="clear" w:color="auto" w:fill="FFC000"/>
            <w:rPrChange w:id="515" w:author="Ahmed Shamsheer" w:date="2025-09-20T03:59:00Z" w16du:dateUtc="2025-09-19T22:59:00Z">
              <w:rPr>
                <w:rStyle w:val="Emphasis"/>
              </w:rPr>
            </w:rPrChange>
          </w:rPr>
          <w:t>Known issue:</w:t>
        </w:r>
        <w:r>
          <w:t xml:space="preserve"> PAD may stall on “private” assessments or unusual UI states. Enhancement needed: log and skip instead of halting.</w:t>
        </w:r>
      </w:ins>
    </w:p>
    <w:p w14:paraId="4EF891B7" w14:textId="77777777" w:rsidR="00730B35" w:rsidRDefault="00730B35" w:rsidP="00DD5F3A">
      <w:pPr>
        <w:pStyle w:val="ListParagraph"/>
        <w:numPr>
          <w:ilvl w:val="0"/>
          <w:numId w:val="4"/>
        </w:numPr>
      </w:pPr>
      <w:r>
        <w:rPr>
          <w:rStyle w:val="Strong"/>
        </w:rPr>
        <w:t>Security &amp; Credentials:</w:t>
      </w:r>
    </w:p>
    <w:p w14:paraId="30FB0468" w14:textId="77777777" w:rsidR="00730B35" w:rsidRDefault="00730B35" w:rsidP="00DD5F3A">
      <w:pPr>
        <w:pStyle w:val="ListParagraph"/>
        <w:numPr>
          <w:ilvl w:val="1"/>
          <w:numId w:val="4"/>
        </w:numPr>
      </w:pPr>
      <w:r>
        <w:t>Schoology API credentials and Blob SAS tokens stored in Power Automate connection references</w:t>
      </w:r>
    </w:p>
    <w:p w14:paraId="28E4C4FA" w14:textId="77777777" w:rsidR="00730B35" w:rsidRDefault="00730B35" w:rsidP="00DD5F3A">
      <w:pPr>
        <w:pStyle w:val="ListParagraph"/>
        <w:numPr>
          <w:ilvl w:val="1"/>
          <w:numId w:val="4"/>
        </w:numPr>
      </w:pPr>
      <w:r>
        <w:t>Credentials encrypted; not exposed in logs</w:t>
      </w:r>
    </w:p>
    <w:p w14:paraId="6B657153" w14:textId="77777777" w:rsidR="00730B35" w:rsidRDefault="00730B35" w:rsidP="00DD5F3A">
      <w:pPr>
        <w:pStyle w:val="ListParagraph"/>
        <w:numPr>
          <w:ilvl w:val="0"/>
          <w:numId w:val="4"/>
        </w:numPr>
      </w:pPr>
      <w:r>
        <w:rPr>
          <w:rStyle w:val="Strong"/>
        </w:rPr>
        <w:t>Testing &amp; Recovery:</w:t>
      </w:r>
    </w:p>
    <w:p w14:paraId="2DB97A6F" w14:textId="77777777" w:rsidR="00730B35" w:rsidRDefault="00730B35" w:rsidP="00DD5F3A">
      <w:pPr>
        <w:pStyle w:val="ListParagraph"/>
        <w:numPr>
          <w:ilvl w:val="1"/>
          <w:numId w:val="4"/>
        </w:numPr>
      </w:pPr>
      <w:r>
        <w:t>Development environment used for test runs, pointing to alternate Blob containers</w:t>
      </w:r>
    </w:p>
    <w:p w14:paraId="3F9AC2C6" w14:textId="1E46B652" w:rsidR="00730B35" w:rsidRDefault="00730B35" w:rsidP="00DD5F3A">
      <w:pPr>
        <w:pStyle w:val="ListParagraph"/>
        <w:numPr>
          <w:ilvl w:val="1"/>
          <w:numId w:val="4"/>
        </w:numPr>
        <w:rPr>
          <w:ins w:id="516" w:author="Ahmed Shamsheer" w:date="2025-09-20T04:00:00Z" w16du:dateUtc="2025-09-19T23:00:00Z"/>
        </w:rPr>
      </w:pPr>
      <w:r>
        <w:t xml:space="preserve">Historical data can be re-ingested by manually triggering the bot with the target </w:t>
      </w:r>
      <w:proofErr w:type="spellStart"/>
      <w:r w:rsidRPr="00730B35">
        <w:t>assessmentId</w:t>
      </w:r>
      <w:proofErr w:type="spellEnd"/>
      <w:ins w:id="517" w:author="Ahmed Shamsheer" w:date="2025-09-20T04:00:00Z" w16du:dateUtc="2025-09-19T23:00:00Z">
        <w:r w:rsidR="001316FA">
          <w:t>.</w:t>
        </w:r>
      </w:ins>
    </w:p>
    <w:p w14:paraId="7ADAEB0C" w14:textId="4BA54868" w:rsidR="001316FA" w:rsidRDefault="001316FA" w:rsidP="00DD5F3A">
      <w:pPr>
        <w:pStyle w:val="ListParagraph"/>
        <w:numPr>
          <w:ilvl w:val="1"/>
          <w:numId w:val="4"/>
        </w:numPr>
      </w:pPr>
      <w:ins w:id="518" w:author="Ahmed Shamsheer" w:date="2025-09-20T04:00:00Z" w16du:dateUtc="2025-09-19T23:00:00Z">
        <w:r>
          <w:lastRenderedPageBreak/>
          <w:t xml:space="preserve">Previously, the </w:t>
        </w:r>
        <w:proofErr w:type="spellStart"/>
        <w:r>
          <w:rPr>
            <w:rStyle w:val="Strong"/>
          </w:rPr>
          <w:t>LoadUsers</w:t>
        </w:r>
        <w:proofErr w:type="spellEnd"/>
        <w:r>
          <w:rPr>
            <w:rStyle w:val="Strong"/>
          </w:rPr>
          <w:t xml:space="preserve"> notebook</w:t>
        </w:r>
        <w:r>
          <w:t xml:space="preserve"> had to be run manually at the start of the year for new students/teachers. This is now integrated into the main pipeline.</w:t>
        </w:r>
      </w:ins>
    </w:p>
    <w:p w14:paraId="2F2F0697" w14:textId="77777777" w:rsidR="00730B35" w:rsidRDefault="00730B35" w:rsidP="00DD5F3A">
      <w:pPr>
        <w:pStyle w:val="ListParagraph"/>
        <w:numPr>
          <w:ilvl w:val="0"/>
          <w:numId w:val="4"/>
        </w:numPr>
      </w:pPr>
      <w:r>
        <w:rPr>
          <w:rStyle w:val="Strong"/>
        </w:rPr>
        <w:t>Known Limitations &amp; Safeguards:</w:t>
      </w:r>
    </w:p>
    <w:p w14:paraId="3A1C8E78" w14:textId="77777777" w:rsidR="00730B35" w:rsidRDefault="00730B35" w:rsidP="00DD5F3A">
      <w:pPr>
        <w:pStyle w:val="ListParagraph"/>
        <w:numPr>
          <w:ilvl w:val="1"/>
          <w:numId w:val="4"/>
        </w:numPr>
      </w:pPr>
      <w:r>
        <w:t xml:space="preserve">If Schoology is unavailable at </w:t>
      </w:r>
      <w:proofErr w:type="gramStart"/>
      <w:r>
        <w:t>run</w:t>
      </w:r>
      <w:proofErr w:type="gramEnd"/>
      <w:r>
        <w:t xml:space="preserve"> time, no files are ingested until the next run</w:t>
      </w:r>
    </w:p>
    <w:p w14:paraId="74927399" w14:textId="77777777" w:rsidR="00730B35" w:rsidRDefault="00730B35" w:rsidP="00DD5F3A">
      <w:pPr>
        <w:pStyle w:val="ListParagraph"/>
        <w:numPr>
          <w:ilvl w:val="1"/>
          <w:numId w:val="4"/>
        </w:numPr>
      </w:pPr>
      <w:r>
        <w:t>API rate limits may delay retrieval for large datasets</w:t>
      </w:r>
    </w:p>
    <w:p w14:paraId="51130599" w14:textId="77777777" w:rsidR="008B0258" w:rsidRDefault="00730B35" w:rsidP="008B0258">
      <w:pPr>
        <w:pStyle w:val="ListParagraph"/>
        <w:numPr>
          <w:ilvl w:val="1"/>
          <w:numId w:val="4"/>
        </w:numPr>
        <w:rPr>
          <w:ins w:id="519" w:author="Ahmed Shamsheer" w:date="2025-09-20T04:02:00Z" w16du:dateUtc="2025-09-19T23:02:00Z"/>
        </w:rPr>
      </w:pPr>
      <w:r>
        <w:t xml:space="preserve">Duplicate uploads avoided through date-based </w:t>
      </w:r>
      <w:proofErr w:type="spellStart"/>
      <w:r>
        <w:t>foldering</w:t>
      </w:r>
      <w:proofErr w:type="spellEnd"/>
      <w:r>
        <w:t xml:space="preserve"> and unique success markers</w:t>
      </w:r>
      <w:ins w:id="520" w:author="Ahmed Shamsheer" w:date="2025-09-20T04:02:00Z" w16du:dateUtc="2025-09-19T23:02:00Z">
        <w:r w:rsidR="008B0258">
          <w:t xml:space="preserve">. </w:t>
        </w:r>
      </w:ins>
    </w:p>
    <w:p w14:paraId="3169A4E7" w14:textId="73AE8304" w:rsidR="0081607C" w:rsidRDefault="008B0258" w:rsidP="008B0258">
      <w:pPr>
        <w:pStyle w:val="ListParagraph"/>
        <w:numPr>
          <w:ilvl w:val="1"/>
          <w:numId w:val="4"/>
        </w:numPr>
      </w:pPr>
      <w:ins w:id="521" w:author="Ahmed Shamsheer" w:date="2025-09-20T04:02:00Z" w16du:dateUtc="2025-09-19T23:02:00Z">
        <w:r>
          <w:t xml:space="preserve">Some ingestion gaps have occurred when assessments did not appear in API responses despite meeting criteria. </w:t>
        </w:r>
        <w:r w:rsidRPr="002017DF">
          <w:rPr>
            <w:highlight w:val="yellow"/>
            <w:rPrChange w:id="522" w:author="Ahmed Shamsheer" w:date="2025-09-20T04:02:00Z" w16du:dateUtc="2025-09-19T23:02:00Z">
              <w:rPr/>
            </w:rPrChange>
          </w:rPr>
          <w:t>Root cause unclear</w:t>
        </w:r>
        <w:r>
          <w:t xml:space="preserve"> (definition of “active” vs API throttling).</w:t>
        </w:r>
      </w:ins>
    </w:p>
    <w:p w14:paraId="0557D604" w14:textId="5A8968B8" w:rsidR="00730B35" w:rsidRDefault="0081607C" w:rsidP="0081607C">
      <w:r>
        <w:br w:type="page"/>
      </w:r>
    </w:p>
    <w:p w14:paraId="1F72F2EB" w14:textId="77777777" w:rsidR="00ED4437" w:rsidRDefault="00ED4437" w:rsidP="00ED4437">
      <w:pPr>
        <w:pStyle w:val="Heading1"/>
      </w:pPr>
      <w:bookmarkStart w:id="523" w:name="_Toc209233598"/>
      <w:r>
        <w:rPr>
          <w:rStyle w:val="Strong"/>
          <w:b w:val="0"/>
          <w:bCs w:val="0"/>
        </w:rPr>
        <w:lastRenderedPageBreak/>
        <w:t>4. Storage &amp; Pipelines (Blob + Synapse)</w:t>
      </w:r>
      <w:bookmarkEnd w:id="523"/>
    </w:p>
    <w:p w14:paraId="17DDDEAA" w14:textId="77777777" w:rsidR="00ED4437" w:rsidRDefault="00ED4437" w:rsidP="00ED4437">
      <w:pPr>
        <w:pStyle w:val="Heading3"/>
      </w:pPr>
      <w:bookmarkStart w:id="524" w:name="_Toc209233599"/>
      <w:r>
        <w:rPr>
          <w:rStyle w:val="Strong"/>
          <w:b w:val="0"/>
          <w:bCs w:val="0"/>
        </w:rPr>
        <w:t>High-Level Summary</w:t>
      </w:r>
      <w:bookmarkEnd w:id="524"/>
    </w:p>
    <w:p w14:paraId="35B3E990" w14:textId="77777777" w:rsidR="00ED4437" w:rsidRDefault="00ED4437" w:rsidP="00B25158">
      <w:r w:rsidRPr="60ED76E5">
        <w:t xml:space="preserve">Once CSV files and a </w:t>
      </w:r>
      <w:r w:rsidRPr="60ED76E5">
        <w:rPr>
          <w:rStyle w:val="HTMLCode"/>
          <w:rFonts w:eastAsiaTheme="majorEastAsia"/>
        </w:rPr>
        <w:t>success.txt</w:t>
      </w:r>
      <w:r w:rsidRPr="60ED76E5">
        <w:t xml:space="preserve"> marker are uploaded into </w:t>
      </w:r>
      <w:r w:rsidRPr="60ED76E5">
        <w:rPr>
          <w:rStyle w:val="Strong"/>
        </w:rPr>
        <w:t>Azure Blob Storage</w:t>
      </w:r>
      <w:r w:rsidRPr="60ED76E5">
        <w:t xml:space="preserve">, they are picked up by </w:t>
      </w:r>
      <w:r w:rsidRPr="60ED76E5">
        <w:rPr>
          <w:rStyle w:val="Strong"/>
        </w:rPr>
        <w:t>Azure Synapse pipelines</w:t>
      </w:r>
      <w:r w:rsidRPr="60ED76E5">
        <w:t xml:space="preserve"> for processing. The </w:t>
      </w:r>
      <w:proofErr w:type="spellStart"/>
      <w:r w:rsidRPr="60ED76E5">
        <w:rPr>
          <w:rStyle w:val="Strong"/>
        </w:rPr>
        <w:t>main_schoology</w:t>
      </w:r>
      <w:proofErr w:type="spellEnd"/>
      <w:r w:rsidRPr="60ED76E5">
        <w:rPr>
          <w:rStyle w:val="Strong"/>
        </w:rPr>
        <w:t xml:space="preserve"> pipeline</w:t>
      </w:r>
      <w:r w:rsidRPr="60ED76E5">
        <w:t xml:space="preserve"> serves as the central orchestrator, triggering the </w:t>
      </w:r>
      <w:proofErr w:type="spellStart"/>
      <w:r w:rsidRPr="60ED76E5">
        <w:rPr>
          <w:rStyle w:val="HTMLCode"/>
          <w:rFonts w:eastAsiaTheme="majorEastAsia"/>
        </w:rPr>
        <w:t>Schoology_py</w:t>
      </w:r>
      <w:proofErr w:type="spellEnd"/>
      <w:r w:rsidRPr="60ED76E5">
        <w:t xml:space="preserve"> notebook, which transforms and aggregates the raw files into </w:t>
      </w:r>
      <w:r w:rsidRPr="60ED76E5">
        <w:rPr>
          <w:rStyle w:val="Strong"/>
        </w:rPr>
        <w:t>Delta tables (cubes)</w:t>
      </w:r>
      <w:r w:rsidRPr="60ED76E5">
        <w:t xml:space="preserve"> optimized for analytics. Additional pipelines support specialized functions, such as managing academic standards and pseudonymizing sensitive data.</w:t>
      </w:r>
    </w:p>
    <w:p w14:paraId="52140FEE" w14:textId="77777777" w:rsidR="00ED4437" w:rsidRDefault="00000000" w:rsidP="00ED4437">
      <w:r>
        <w:pict w14:anchorId="342B7CD2">
          <v:rect id="_x0000_i1026" style="width:0;height:1.5pt" o:hralign="center" o:hrstd="t" o:hr="t" fillcolor="#a0a0a0" stroked="f"/>
        </w:pict>
      </w:r>
    </w:p>
    <w:p w14:paraId="66B3F666" w14:textId="77777777" w:rsidR="00ED4437" w:rsidRDefault="00ED4437" w:rsidP="00ED4437">
      <w:pPr>
        <w:pStyle w:val="Heading3"/>
      </w:pPr>
      <w:bookmarkStart w:id="525" w:name="_Toc209233600"/>
      <w:r>
        <w:rPr>
          <w:rStyle w:val="Strong"/>
          <w:b w:val="0"/>
          <w:bCs w:val="0"/>
        </w:rPr>
        <w:t>Process Description</w:t>
      </w:r>
      <w:bookmarkEnd w:id="525"/>
    </w:p>
    <w:p w14:paraId="21009833" w14:textId="77777777" w:rsidR="00ED4437" w:rsidRDefault="00ED4437" w:rsidP="00B25158">
      <w:r w:rsidRPr="60ED76E5">
        <w:t xml:space="preserve">The ingestion process completes when the </w:t>
      </w:r>
      <w:r w:rsidRPr="60ED76E5">
        <w:rPr>
          <w:rStyle w:val="Strong"/>
        </w:rPr>
        <w:t>Power Automate Desktop bot</w:t>
      </w:r>
      <w:r w:rsidRPr="60ED76E5">
        <w:t xml:space="preserve"> writes a </w:t>
      </w:r>
      <w:r w:rsidRPr="60ED76E5">
        <w:rPr>
          <w:rStyle w:val="HTMLCode"/>
          <w:rFonts w:eastAsiaTheme="majorEastAsia"/>
        </w:rPr>
        <w:t>success.txt</w:t>
      </w:r>
      <w:r w:rsidRPr="60ED76E5">
        <w:t xml:space="preserve"> marker into the Blob container (</w:t>
      </w:r>
      <w:proofErr w:type="spellStart"/>
      <w:r w:rsidRPr="60ED76E5">
        <w:rPr>
          <w:rStyle w:val="HTMLCode"/>
          <w:rFonts w:eastAsiaTheme="majorEastAsia"/>
        </w:rPr>
        <w:t>pre_landing</w:t>
      </w:r>
      <w:proofErr w:type="spellEnd"/>
      <w:r w:rsidRPr="60ED76E5">
        <w:rPr>
          <w:rStyle w:val="HTMLCode"/>
          <w:rFonts w:eastAsiaTheme="majorEastAsia"/>
        </w:rPr>
        <w:t>/Schoology</w:t>
      </w:r>
      <w:r w:rsidRPr="60ED76E5">
        <w:t xml:space="preserve">). The presence of this marker triggers the </w:t>
      </w:r>
      <w:proofErr w:type="spellStart"/>
      <w:r w:rsidRPr="60ED76E5">
        <w:rPr>
          <w:rStyle w:val="Strong"/>
        </w:rPr>
        <w:t>main_schoology</w:t>
      </w:r>
      <w:proofErr w:type="spellEnd"/>
      <w:r w:rsidRPr="60ED76E5">
        <w:rPr>
          <w:rStyle w:val="Strong"/>
        </w:rPr>
        <w:t xml:space="preserve"> pipeline</w:t>
      </w:r>
      <w:r w:rsidRPr="60ED76E5">
        <w:t xml:space="preserve"> in Synapse. This pipeline executes a series of orchestrated steps, primarily running the </w:t>
      </w:r>
      <w:proofErr w:type="spellStart"/>
      <w:r w:rsidRPr="60ED76E5">
        <w:rPr>
          <w:rStyle w:val="HTMLCode"/>
          <w:rFonts w:eastAsiaTheme="majorEastAsia"/>
        </w:rPr>
        <w:t>Schoology_py</w:t>
      </w:r>
      <w:proofErr w:type="spellEnd"/>
      <w:r w:rsidRPr="60ED76E5">
        <w:t xml:space="preserve"> notebook. Inside this notebook, Python/</w:t>
      </w:r>
      <w:proofErr w:type="spellStart"/>
      <w:r w:rsidRPr="60ED76E5">
        <w:t>PySpark</w:t>
      </w:r>
      <w:proofErr w:type="spellEnd"/>
      <w:r w:rsidRPr="60ED76E5">
        <w:t xml:space="preserve"> code performs joins, aggregations, and enrichment against dimension tables (e.g., subjects, items, sections), and outputs the results into </w:t>
      </w:r>
      <w:r w:rsidRPr="60ED76E5">
        <w:rPr>
          <w:rStyle w:val="Strong"/>
        </w:rPr>
        <w:t>Delta format</w:t>
      </w:r>
      <w:r w:rsidRPr="60ED76E5">
        <w:t>.</w:t>
      </w:r>
    </w:p>
    <w:p w14:paraId="2EDB9AA5" w14:textId="77777777" w:rsidR="00ED4437" w:rsidRDefault="00ED4437" w:rsidP="00B25158">
      <w:r w:rsidRPr="60ED76E5">
        <w:t xml:space="preserve">In addition to </w:t>
      </w:r>
      <w:proofErr w:type="spellStart"/>
      <w:r w:rsidRPr="60ED76E5">
        <w:rPr>
          <w:rStyle w:val="HTMLCode"/>
          <w:rFonts w:eastAsiaTheme="majorEastAsia"/>
        </w:rPr>
        <w:t>main_schoology</w:t>
      </w:r>
      <w:proofErr w:type="spellEnd"/>
      <w:r w:rsidRPr="60ED76E5">
        <w:t xml:space="preserve">, other supporting pipelines exist. The </w:t>
      </w:r>
      <w:proofErr w:type="spellStart"/>
      <w:r w:rsidRPr="60ED76E5">
        <w:rPr>
          <w:rStyle w:val="Strong"/>
        </w:rPr>
        <w:t>Standards_py</w:t>
      </w:r>
      <w:proofErr w:type="spellEnd"/>
      <w:r w:rsidRPr="60ED76E5">
        <w:rPr>
          <w:rStyle w:val="Strong"/>
        </w:rPr>
        <w:t xml:space="preserve"> pipeline</w:t>
      </w:r>
      <w:r w:rsidRPr="60ED76E5">
        <w:t xml:space="preserve"> enriches assessment data with academic standards (such as strands, benchmarks). The </w:t>
      </w:r>
      <w:proofErr w:type="spellStart"/>
      <w:r w:rsidRPr="60ED76E5">
        <w:rPr>
          <w:rStyle w:val="Strong"/>
        </w:rPr>
        <w:t>pseudomyze_Schoology_py</w:t>
      </w:r>
      <w:proofErr w:type="spellEnd"/>
      <w:r w:rsidRPr="60ED76E5">
        <w:rPr>
          <w:rStyle w:val="Strong"/>
        </w:rPr>
        <w:t xml:space="preserve"> pipeline</w:t>
      </w:r>
      <w:r w:rsidRPr="60ED76E5">
        <w:t xml:space="preserve"> handles anonymization of sensitive identifiers, producing “hash” tables used in sandbox reporting. Each pipeline is designed to be </w:t>
      </w:r>
      <w:r w:rsidRPr="60ED76E5">
        <w:rPr>
          <w:rStyle w:val="Strong"/>
        </w:rPr>
        <w:t>idempotent</w:t>
      </w:r>
      <w:r w:rsidRPr="60ED76E5">
        <w:t>, meaning re-runs will update or insert based on unique IDs without duplicating data. Monitoring is available through Synapse Studio, where run histories, error logs, and output validation can be reviewed.</w:t>
      </w:r>
    </w:p>
    <w:p w14:paraId="7C6A6D22" w14:textId="0BCBAC3D" w:rsidR="00FD3F99" w:rsidRDefault="00FD3F99" w:rsidP="00FD3F99">
      <w:proofErr w:type="gramStart"/>
      <w:r w:rsidRPr="60ED76E5">
        <w:t>The majority of</w:t>
      </w:r>
      <w:proofErr w:type="gramEnd"/>
      <w:r w:rsidRPr="60ED76E5">
        <w:t xml:space="preserve"> transformation and cube-building logic is centralized in the </w:t>
      </w:r>
      <w:proofErr w:type="spellStart"/>
      <w:r w:rsidRPr="60ED76E5">
        <w:rPr>
          <w:rStyle w:val="HTMLCode"/>
          <w:rFonts w:eastAsiaTheme="majorEastAsia"/>
          <w:b/>
          <w:bCs/>
        </w:rPr>
        <w:t>Schoology_py</w:t>
      </w:r>
      <w:proofErr w:type="spellEnd"/>
      <w:r w:rsidRPr="60ED76E5">
        <w:rPr>
          <w:rStyle w:val="Strong"/>
        </w:rPr>
        <w:t xml:space="preserve"> notebook</w:t>
      </w:r>
      <w:r w:rsidRPr="60ED76E5">
        <w:t xml:space="preserve">, which is the foundation of the system’s data processing. It takes raw CSVs from Blob Storage, joins them with dimension tables, applies business rules, and outputs multiple layers of curated Delta tables. </w:t>
      </w:r>
      <w:r w:rsidR="00CE036F" w:rsidRPr="60ED76E5">
        <w:t xml:space="preserve">These outputs are organized into several structured data layers within </w:t>
      </w:r>
      <w:proofErr w:type="gramStart"/>
      <w:r w:rsidR="00CE036F" w:rsidRPr="60ED76E5">
        <w:t>Synapse, and</w:t>
      </w:r>
      <w:proofErr w:type="gramEnd"/>
      <w:r w:rsidR="00CE036F" w:rsidRPr="60ED76E5">
        <w:t xml:space="preserve"> </w:t>
      </w:r>
      <w:r w:rsidRPr="60ED76E5">
        <w:t>serve as the foundation for cubes and downstream Power BI datasets.</w:t>
      </w:r>
    </w:p>
    <w:p w14:paraId="2C1A3E78" w14:textId="49BFF4F9" w:rsidR="00C26422" w:rsidRPr="00C26422" w:rsidRDefault="00000000" w:rsidP="00FD3F99">
      <w:r>
        <w:pict w14:anchorId="05DB5106">
          <v:rect id="_x0000_i1027" style="width:0;height:1.5pt" o:hralign="center" o:hrstd="t" o:hr="t" fillcolor="#a0a0a0" stroked="f"/>
        </w:pict>
      </w:r>
    </w:p>
    <w:p w14:paraId="7A955965" w14:textId="77777777" w:rsidR="00785FF2" w:rsidRDefault="00785FF2" w:rsidP="00785FF2">
      <w:pPr>
        <w:pStyle w:val="Heading3"/>
      </w:pPr>
      <w:bookmarkStart w:id="526" w:name="_Toc209233601"/>
      <w:r>
        <w:rPr>
          <w:rStyle w:val="Strong"/>
          <w:b w:val="0"/>
          <w:bCs w:val="0"/>
        </w:rPr>
        <w:t>Notebook Structure (Simplified)</w:t>
      </w:r>
      <w:bookmarkEnd w:id="526"/>
    </w:p>
    <w:p w14:paraId="4E937186" w14:textId="77777777" w:rsidR="00785FF2" w:rsidRDefault="00785FF2" w:rsidP="00785FF2">
      <w:r>
        <w:t xml:space="preserve">The </w:t>
      </w:r>
      <w:proofErr w:type="spellStart"/>
      <w:r>
        <w:rPr>
          <w:rStyle w:val="HTMLCode"/>
          <w:rFonts w:eastAsiaTheme="majorEastAsia"/>
        </w:rPr>
        <w:t>Schoology_py</w:t>
      </w:r>
      <w:proofErr w:type="spellEnd"/>
      <w:r>
        <w:t xml:space="preserve"> notebook is designed as a </w:t>
      </w:r>
      <w:r>
        <w:rPr>
          <w:rStyle w:val="Strong"/>
        </w:rPr>
        <w:t>modular pipeline</w:t>
      </w:r>
      <w:r>
        <w:t xml:space="preserve"> that processes raw Schoology data into analytical outputs. Its structure follows a consistent pattern to ensure traceability, reusability, and safe re-runs (idempotency).</w:t>
      </w:r>
    </w:p>
    <w:p w14:paraId="09770902" w14:textId="77777777" w:rsidR="00785FF2" w:rsidRDefault="00785FF2" w:rsidP="00DD5F3A">
      <w:pPr>
        <w:pStyle w:val="ListParagraph"/>
        <w:numPr>
          <w:ilvl w:val="0"/>
          <w:numId w:val="6"/>
        </w:numPr>
      </w:pPr>
      <w:proofErr w:type="gramStart"/>
      <w:r>
        <w:rPr>
          <w:rStyle w:val="Strong"/>
        </w:rPr>
        <w:t>Inputs</w:t>
      </w:r>
      <w:proofErr w:type="gramEnd"/>
    </w:p>
    <w:p w14:paraId="36A157B6" w14:textId="77777777" w:rsidR="00785FF2" w:rsidRDefault="00785FF2" w:rsidP="00DD5F3A">
      <w:pPr>
        <w:pStyle w:val="ListParagraph"/>
        <w:numPr>
          <w:ilvl w:val="0"/>
          <w:numId w:val="7"/>
        </w:numPr>
      </w:pPr>
      <w:r>
        <w:lastRenderedPageBreak/>
        <w:t xml:space="preserve">Reads </w:t>
      </w:r>
      <w:r>
        <w:rPr>
          <w:rStyle w:val="Strong"/>
        </w:rPr>
        <w:t>raw CSVs</w:t>
      </w:r>
      <w:r>
        <w:t xml:space="preserve"> staged in Blob (</w:t>
      </w:r>
      <w:proofErr w:type="spellStart"/>
      <w:r w:rsidRPr="00785FF2">
        <w:rPr>
          <w:rStyle w:val="HTMLCode"/>
          <w:rFonts w:eastAsiaTheme="majorEastAsia"/>
        </w:rPr>
        <w:t>pre_landing</w:t>
      </w:r>
      <w:proofErr w:type="spellEnd"/>
      <w:r w:rsidRPr="00785FF2">
        <w:rPr>
          <w:rStyle w:val="HTMLCode"/>
          <w:rFonts w:eastAsiaTheme="majorEastAsia"/>
        </w:rPr>
        <w:t>/Schoology</w:t>
      </w:r>
      <w:r>
        <w:t>) and ingested into the Synapse environment.</w:t>
      </w:r>
    </w:p>
    <w:p w14:paraId="66AEAD9E" w14:textId="77777777" w:rsidR="00785FF2" w:rsidRDefault="00785FF2" w:rsidP="00DD5F3A">
      <w:pPr>
        <w:pStyle w:val="ListParagraph"/>
        <w:numPr>
          <w:ilvl w:val="0"/>
          <w:numId w:val="7"/>
        </w:numPr>
      </w:pPr>
      <w:r>
        <w:t xml:space="preserve">Loads </w:t>
      </w:r>
      <w:r w:rsidRPr="00785FF2">
        <w:rPr>
          <w:b/>
          <w:bCs/>
        </w:rPr>
        <w:t>dimension tables</w:t>
      </w:r>
      <w:r>
        <w:t xml:space="preserve"> (e.g., items, standards, subjects, sections, users).</w:t>
      </w:r>
    </w:p>
    <w:p w14:paraId="564771B2" w14:textId="77777777" w:rsidR="00785FF2" w:rsidRDefault="00785FF2" w:rsidP="00DD5F3A">
      <w:pPr>
        <w:pStyle w:val="ListParagraph"/>
        <w:numPr>
          <w:ilvl w:val="0"/>
          <w:numId w:val="7"/>
        </w:numPr>
      </w:pPr>
      <w:r>
        <w:t xml:space="preserve">Pulls from </w:t>
      </w:r>
      <w:proofErr w:type="spellStart"/>
      <w:r w:rsidRPr="00785FF2">
        <w:rPr>
          <w:b/>
          <w:bCs/>
        </w:rPr>
        <w:t>fact_student_submission</w:t>
      </w:r>
      <w:proofErr w:type="spellEnd"/>
      <w:r>
        <w:t xml:space="preserve"> as the primary fact table.</w:t>
      </w:r>
    </w:p>
    <w:p w14:paraId="61CBC249" w14:textId="77777777" w:rsidR="002D0898" w:rsidRDefault="002D0898" w:rsidP="00DD5F3A">
      <w:pPr>
        <w:pStyle w:val="ListParagraph"/>
        <w:numPr>
          <w:ilvl w:val="0"/>
          <w:numId w:val="6"/>
        </w:numPr>
      </w:pPr>
      <w:r>
        <w:rPr>
          <w:rStyle w:val="Strong"/>
        </w:rPr>
        <w:t>Transformations (rule categories — high level)</w:t>
      </w:r>
    </w:p>
    <w:p w14:paraId="60E955D1" w14:textId="77777777" w:rsidR="002D0898" w:rsidRDefault="002D0898" w:rsidP="00DD5F3A">
      <w:pPr>
        <w:pStyle w:val="ListParagraph"/>
        <w:numPr>
          <w:ilvl w:val="0"/>
          <w:numId w:val="8"/>
        </w:numPr>
      </w:pPr>
      <w:r>
        <w:rPr>
          <w:rStyle w:val="Strong"/>
        </w:rPr>
        <w:t>Data hygiene</w:t>
      </w:r>
      <w:r>
        <w:t>: type coercions, null handling, canonical column names</w:t>
      </w:r>
    </w:p>
    <w:p w14:paraId="728E10F5" w14:textId="77777777" w:rsidR="002D0898" w:rsidRDefault="002D0898" w:rsidP="00DD5F3A">
      <w:pPr>
        <w:pStyle w:val="ListParagraph"/>
        <w:numPr>
          <w:ilvl w:val="0"/>
          <w:numId w:val="8"/>
        </w:numPr>
      </w:pPr>
      <w:r>
        <w:rPr>
          <w:rStyle w:val="Strong"/>
        </w:rPr>
        <w:t>Submission filtering</w:t>
      </w:r>
      <w:r>
        <w:t>: include valid/graded attempts; exclude voided/incomplete per rule</w:t>
      </w:r>
    </w:p>
    <w:p w14:paraId="4F2D85A2" w14:textId="77777777" w:rsidR="002D0898" w:rsidRDefault="002D0898" w:rsidP="00DD5F3A">
      <w:pPr>
        <w:pStyle w:val="ListParagraph"/>
        <w:numPr>
          <w:ilvl w:val="0"/>
          <w:numId w:val="8"/>
        </w:numPr>
      </w:pPr>
      <w:r>
        <w:rPr>
          <w:rStyle w:val="Strong"/>
        </w:rPr>
        <w:t>Scoring logic</w:t>
      </w:r>
      <w:r>
        <w:t>: compute possible points, earned score, percentage, grade buckets</w:t>
      </w:r>
    </w:p>
    <w:p w14:paraId="206C70CB" w14:textId="77777777" w:rsidR="002D0898" w:rsidRDefault="002D0898" w:rsidP="00DD5F3A">
      <w:pPr>
        <w:pStyle w:val="ListParagraph"/>
        <w:numPr>
          <w:ilvl w:val="0"/>
          <w:numId w:val="8"/>
        </w:numPr>
      </w:pPr>
      <w:r>
        <w:rPr>
          <w:rStyle w:val="Strong"/>
        </w:rPr>
        <w:t>Correctness flags</w:t>
      </w:r>
      <w:r>
        <w:t>: derive correct/incorrect at question/standard levels</w:t>
      </w:r>
    </w:p>
    <w:p w14:paraId="7B2FE685" w14:textId="77777777" w:rsidR="002D0898" w:rsidRDefault="002D0898" w:rsidP="00DD5F3A">
      <w:pPr>
        <w:pStyle w:val="ListParagraph"/>
        <w:numPr>
          <w:ilvl w:val="0"/>
          <w:numId w:val="8"/>
        </w:numPr>
      </w:pPr>
      <w:r>
        <w:rPr>
          <w:rStyle w:val="Strong"/>
        </w:rPr>
        <w:t>Attempt handling</w:t>
      </w:r>
      <w:r>
        <w:t>: single vs latest/best attempt selection (per assessment policy)</w:t>
      </w:r>
    </w:p>
    <w:p w14:paraId="77AB8728" w14:textId="77777777" w:rsidR="002D0898" w:rsidRDefault="002D0898" w:rsidP="00DD5F3A">
      <w:pPr>
        <w:pStyle w:val="ListParagraph"/>
        <w:numPr>
          <w:ilvl w:val="0"/>
          <w:numId w:val="8"/>
        </w:numPr>
      </w:pPr>
      <w:r>
        <w:rPr>
          <w:rStyle w:val="Strong"/>
        </w:rPr>
        <w:t>Deduplication</w:t>
      </w:r>
      <w:r>
        <w:t>: ensure one record per student–item–question–attempt as intended</w:t>
      </w:r>
    </w:p>
    <w:p w14:paraId="0A6CF9B4" w14:textId="77777777" w:rsidR="002D0898" w:rsidRDefault="002D0898" w:rsidP="00DD5F3A">
      <w:pPr>
        <w:pStyle w:val="ListParagraph"/>
        <w:numPr>
          <w:ilvl w:val="0"/>
          <w:numId w:val="8"/>
        </w:numPr>
      </w:pPr>
      <w:r>
        <w:rPr>
          <w:rStyle w:val="Strong"/>
        </w:rPr>
        <w:t xml:space="preserve">Standards </w:t>
      </w:r>
      <w:proofErr w:type="gramStart"/>
      <w:r>
        <w:rPr>
          <w:rStyle w:val="Strong"/>
        </w:rPr>
        <w:t>mapping</w:t>
      </w:r>
      <w:r>
        <w:t>:</w:t>
      </w:r>
      <w:proofErr w:type="gramEnd"/>
      <w:r>
        <w:t xml:space="preserve"> </w:t>
      </w:r>
      <w:proofErr w:type="spellStart"/>
      <w:r>
        <w:t>item→standard</w:t>
      </w:r>
      <w:proofErr w:type="spellEnd"/>
      <w:r>
        <w:t xml:space="preserve"> joins; precedence if multiple mappings exist</w:t>
      </w:r>
    </w:p>
    <w:p w14:paraId="11B41EB9" w14:textId="77777777" w:rsidR="002D0898" w:rsidRDefault="002D0898" w:rsidP="00DD5F3A">
      <w:pPr>
        <w:pStyle w:val="ListParagraph"/>
        <w:numPr>
          <w:ilvl w:val="0"/>
          <w:numId w:val="8"/>
        </w:numPr>
      </w:pPr>
      <w:r>
        <w:rPr>
          <w:rStyle w:val="Strong"/>
        </w:rPr>
        <w:t>Temporal/session alignment</w:t>
      </w:r>
      <w:r>
        <w:t>: align records to session/term/date partitions</w:t>
      </w:r>
    </w:p>
    <w:p w14:paraId="460B58C0" w14:textId="77777777" w:rsidR="002D0898" w:rsidRDefault="002D0898" w:rsidP="00DD5F3A">
      <w:pPr>
        <w:pStyle w:val="ListParagraph"/>
        <w:numPr>
          <w:ilvl w:val="0"/>
          <w:numId w:val="8"/>
        </w:numPr>
      </w:pPr>
      <w:r>
        <w:rPr>
          <w:rStyle w:val="Strong"/>
        </w:rPr>
        <w:t>Anonymization (hash flows)</w:t>
      </w:r>
      <w:r>
        <w:t>: replace PII for sandbox outputs where applicable</w:t>
      </w:r>
    </w:p>
    <w:p w14:paraId="3C58AAC5" w14:textId="36AE22A1" w:rsidR="002D0898" w:rsidRPr="005F47BC" w:rsidRDefault="002D0898" w:rsidP="00DD5F3A">
      <w:pPr>
        <w:pStyle w:val="ListParagraph"/>
        <w:numPr>
          <w:ilvl w:val="0"/>
          <w:numId w:val="8"/>
        </w:numPr>
        <w:rPr>
          <w:i/>
          <w:iCs/>
        </w:rPr>
      </w:pPr>
      <w:r w:rsidRPr="005F47BC">
        <w:rPr>
          <w:i/>
          <w:iCs/>
        </w:rPr>
        <w:t xml:space="preserve">Detailed business rules and transformation logic (including references to the actual </w:t>
      </w:r>
      <w:proofErr w:type="spellStart"/>
      <w:r w:rsidRPr="005F47BC">
        <w:rPr>
          <w:rStyle w:val="HTMLCode"/>
          <w:rFonts w:eastAsiaTheme="majorEastAsia"/>
          <w:i/>
          <w:iCs/>
        </w:rPr>
        <w:t>Schoology_py</w:t>
      </w:r>
      <w:proofErr w:type="spellEnd"/>
      <w:r w:rsidRPr="005F47BC">
        <w:rPr>
          <w:i/>
          <w:iCs/>
        </w:rPr>
        <w:t xml:space="preserve"> code and line numbers) are maintained in the </w:t>
      </w:r>
      <w:r w:rsidRPr="002E7C3E">
        <w:rPr>
          <w:rStyle w:val="Strong"/>
          <w:i/>
          <w:iCs/>
          <w:highlight w:val="yellow"/>
        </w:rPr>
        <w:t>Business Rules Matrix</w:t>
      </w:r>
      <w:r w:rsidRPr="002E7C3E">
        <w:rPr>
          <w:i/>
          <w:iCs/>
          <w:highlight w:val="yellow"/>
        </w:rPr>
        <w:t xml:space="preserve"> (see Section 6 / Appendix).</w:t>
      </w:r>
      <w:r w:rsidRPr="005F47BC">
        <w:rPr>
          <w:i/>
          <w:iCs/>
        </w:rPr>
        <w:t xml:space="preserve"> Section 4 provides only the categories of transformations for readability.</w:t>
      </w:r>
    </w:p>
    <w:p w14:paraId="73A5BEAD" w14:textId="77777777" w:rsidR="00785FF2" w:rsidRDefault="00785FF2" w:rsidP="00DD5F3A">
      <w:pPr>
        <w:pStyle w:val="ListParagraph"/>
        <w:numPr>
          <w:ilvl w:val="0"/>
          <w:numId w:val="6"/>
        </w:numPr>
      </w:pPr>
      <w:r>
        <w:rPr>
          <w:rStyle w:val="Strong"/>
        </w:rPr>
        <w:t>Aggregations</w:t>
      </w:r>
    </w:p>
    <w:p w14:paraId="3890E231" w14:textId="77777777" w:rsidR="00785FF2" w:rsidRDefault="00785FF2" w:rsidP="00DD5F3A">
      <w:pPr>
        <w:pStyle w:val="ListParagraph"/>
        <w:numPr>
          <w:ilvl w:val="0"/>
          <w:numId w:val="7"/>
        </w:numPr>
      </w:pPr>
      <w:r>
        <w:t>Groups data by different levels (school, grade, user, question, standard).</w:t>
      </w:r>
    </w:p>
    <w:p w14:paraId="294248A5" w14:textId="77777777" w:rsidR="00785FF2" w:rsidRDefault="00785FF2" w:rsidP="00DD5F3A">
      <w:pPr>
        <w:pStyle w:val="ListParagraph"/>
        <w:numPr>
          <w:ilvl w:val="0"/>
          <w:numId w:val="7"/>
        </w:numPr>
      </w:pPr>
      <w:proofErr w:type="gramStart"/>
      <w:r>
        <w:t>Computes</w:t>
      </w:r>
      <w:proofErr w:type="gramEnd"/>
      <w:r>
        <w:t xml:space="preserve"> totals, averages, scores, and correctness percentages.</w:t>
      </w:r>
    </w:p>
    <w:p w14:paraId="6EE9A96C" w14:textId="77777777" w:rsidR="00785FF2" w:rsidRDefault="00785FF2" w:rsidP="00DD5F3A">
      <w:pPr>
        <w:pStyle w:val="ListParagraph"/>
        <w:numPr>
          <w:ilvl w:val="0"/>
          <w:numId w:val="7"/>
        </w:numPr>
      </w:pPr>
      <w:proofErr w:type="gramStart"/>
      <w:r>
        <w:t>Prepares</w:t>
      </w:r>
      <w:proofErr w:type="gramEnd"/>
      <w:r>
        <w:t xml:space="preserve"> datasets aligned with reporting requirements.</w:t>
      </w:r>
    </w:p>
    <w:p w14:paraId="15157904" w14:textId="77777777" w:rsidR="00785FF2" w:rsidRDefault="00785FF2" w:rsidP="00DD5F3A">
      <w:pPr>
        <w:pStyle w:val="ListParagraph"/>
        <w:numPr>
          <w:ilvl w:val="0"/>
          <w:numId w:val="6"/>
        </w:numPr>
      </w:pPr>
      <w:proofErr w:type="gramStart"/>
      <w:r>
        <w:rPr>
          <w:rStyle w:val="Strong"/>
        </w:rPr>
        <w:t>Outputs</w:t>
      </w:r>
      <w:proofErr w:type="gramEnd"/>
    </w:p>
    <w:p w14:paraId="73D04DC4" w14:textId="77777777" w:rsidR="00785FF2" w:rsidRDefault="00785FF2" w:rsidP="00DD5F3A">
      <w:pPr>
        <w:pStyle w:val="ListParagraph"/>
        <w:numPr>
          <w:ilvl w:val="0"/>
          <w:numId w:val="7"/>
        </w:numPr>
      </w:pPr>
      <w:r>
        <w:t xml:space="preserve">Writes results as </w:t>
      </w:r>
      <w:r w:rsidRPr="00785FF2">
        <w:rPr>
          <w:b/>
          <w:bCs/>
        </w:rPr>
        <w:t>Delta tables</w:t>
      </w:r>
      <w:r>
        <w:t>, partitioned for efficiency (typically by school and date).</w:t>
      </w:r>
    </w:p>
    <w:p w14:paraId="194444B4" w14:textId="77777777" w:rsidR="00785FF2" w:rsidRDefault="00785FF2" w:rsidP="00DD5F3A">
      <w:pPr>
        <w:pStyle w:val="ListParagraph"/>
        <w:numPr>
          <w:ilvl w:val="0"/>
          <w:numId w:val="7"/>
        </w:numPr>
      </w:pPr>
      <w:r w:rsidRPr="60ED76E5">
        <w:t xml:space="preserve">Each output table represents an </w:t>
      </w:r>
      <w:r w:rsidRPr="60ED76E5">
        <w:rPr>
          <w:b/>
          <w:bCs/>
        </w:rPr>
        <w:t>analytical cube</w:t>
      </w:r>
      <w:r w:rsidRPr="60ED76E5">
        <w:t>, optimized for Power BI consumption.</w:t>
      </w:r>
    </w:p>
    <w:p w14:paraId="6B0C6177" w14:textId="77777777" w:rsidR="00785FF2" w:rsidRDefault="00785FF2" w:rsidP="00DD5F3A">
      <w:pPr>
        <w:pStyle w:val="ListParagraph"/>
        <w:numPr>
          <w:ilvl w:val="0"/>
          <w:numId w:val="6"/>
        </w:numPr>
      </w:pPr>
      <w:proofErr w:type="spellStart"/>
      <w:r w:rsidRPr="60ED76E5">
        <w:rPr>
          <w:rStyle w:val="Strong"/>
        </w:rPr>
        <w:t>cube_</w:t>
      </w:r>
      <w:proofErr w:type="gramStart"/>
      <w:r w:rsidRPr="60ED76E5">
        <w:rPr>
          <w:rStyle w:val="Strong"/>
        </w:rPr>
        <w:t>build</w:t>
      </w:r>
      <w:proofErr w:type="spellEnd"/>
      <w:r w:rsidRPr="60ED76E5">
        <w:rPr>
          <w:rStyle w:val="Strong"/>
        </w:rPr>
        <w:t>(</w:t>
      </w:r>
      <w:proofErr w:type="gramEnd"/>
      <w:r w:rsidRPr="60ED76E5">
        <w:rPr>
          <w:rStyle w:val="Strong"/>
        </w:rPr>
        <w:t>) Method</w:t>
      </w:r>
    </w:p>
    <w:p w14:paraId="5503F549" w14:textId="77777777" w:rsidR="00785FF2" w:rsidRDefault="00785FF2" w:rsidP="00DD5F3A">
      <w:pPr>
        <w:pStyle w:val="ListParagraph"/>
        <w:numPr>
          <w:ilvl w:val="0"/>
          <w:numId w:val="7"/>
        </w:numPr>
      </w:pPr>
      <w:r>
        <w:t>A central function that orchestrates cube creation.</w:t>
      </w:r>
    </w:p>
    <w:p w14:paraId="13E5D075" w14:textId="77777777" w:rsidR="00785FF2" w:rsidRDefault="00785FF2" w:rsidP="00DD5F3A">
      <w:pPr>
        <w:pStyle w:val="ListParagraph"/>
        <w:numPr>
          <w:ilvl w:val="0"/>
          <w:numId w:val="7"/>
        </w:numPr>
      </w:pPr>
      <w:r>
        <w:t>Each cube’s logic is modularized and invoked here, so adding a new cube means extending this method.</w:t>
      </w:r>
    </w:p>
    <w:p w14:paraId="5C3A223A" w14:textId="43A4F2F5" w:rsidR="00FD3F99" w:rsidRPr="00C26422" w:rsidRDefault="00785FF2" w:rsidP="00DD5F3A">
      <w:pPr>
        <w:pStyle w:val="ListParagraph"/>
        <w:numPr>
          <w:ilvl w:val="0"/>
          <w:numId w:val="7"/>
        </w:numPr>
      </w:pPr>
      <w:r>
        <w:t>Handles writing outputs into the correct database and structure.</w:t>
      </w:r>
    </w:p>
    <w:p w14:paraId="39C875AC" w14:textId="77777777" w:rsidR="00ED4437" w:rsidRDefault="00000000" w:rsidP="00ED4437">
      <w:r>
        <w:pict w14:anchorId="0360463B">
          <v:rect id="_x0000_i1028" style="width:0;height:1.5pt" o:hralign="center" o:hrstd="t" o:hr="t" fillcolor="#a0a0a0" stroked="f"/>
        </w:pict>
      </w:r>
    </w:p>
    <w:p w14:paraId="5A571722" w14:textId="77777777" w:rsidR="00ED4437" w:rsidRDefault="00ED4437" w:rsidP="00ED4437">
      <w:pPr>
        <w:pStyle w:val="Heading3"/>
      </w:pPr>
      <w:bookmarkStart w:id="527" w:name="_Toc209233602"/>
      <w:r>
        <w:rPr>
          <w:rStyle w:val="Strong"/>
          <w:b w:val="0"/>
          <w:bCs w:val="0"/>
        </w:rPr>
        <w:t>Detailed Information</w:t>
      </w:r>
      <w:bookmarkEnd w:id="527"/>
    </w:p>
    <w:p w14:paraId="5A1F5069" w14:textId="77777777" w:rsidR="00ED4437" w:rsidRDefault="00ED4437" w:rsidP="00DD5F3A">
      <w:pPr>
        <w:pStyle w:val="ListParagraph"/>
        <w:numPr>
          <w:ilvl w:val="0"/>
          <w:numId w:val="5"/>
        </w:numPr>
      </w:pPr>
      <w:r>
        <w:rPr>
          <w:rStyle w:val="Strong"/>
        </w:rPr>
        <w:t>Blob Storage Role</w:t>
      </w:r>
    </w:p>
    <w:p w14:paraId="7E5CBCE8" w14:textId="77777777" w:rsidR="00ED4437" w:rsidRDefault="00ED4437" w:rsidP="00DD5F3A">
      <w:pPr>
        <w:pStyle w:val="ListParagraph"/>
        <w:numPr>
          <w:ilvl w:val="1"/>
          <w:numId w:val="5"/>
        </w:numPr>
        <w:rPr>
          <w:rStyle w:val="HTMLCode"/>
          <w:rFonts w:eastAsiaTheme="majorEastAsia"/>
        </w:rPr>
      </w:pPr>
      <w:r w:rsidRPr="60ED76E5">
        <w:t xml:space="preserve">Container: </w:t>
      </w:r>
      <w:proofErr w:type="spellStart"/>
      <w:r w:rsidRPr="60ED76E5">
        <w:rPr>
          <w:rStyle w:val="HTMLCode"/>
          <w:rFonts w:eastAsiaTheme="majorEastAsia"/>
        </w:rPr>
        <w:t>oea</w:t>
      </w:r>
      <w:proofErr w:type="spellEnd"/>
    </w:p>
    <w:p w14:paraId="46C81EA5" w14:textId="77777777" w:rsidR="00ED4437" w:rsidRDefault="00ED4437" w:rsidP="00DD5F3A">
      <w:pPr>
        <w:pStyle w:val="ListParagraph"/>
        <w:numPr>
          <w:ilvl w:val="1"/>
          <w:numId w:val="5"/>
        </w:numPr>
      </w:pPr>
      <w:r w:rsidRPr="60ED76E5">
        <w:lastRenderedPageBreak/>
        <w:t xml:space="preserve">Path: </w:t>
      </w:r>
      <w:proofErr w:type="spellStart"/>
      <w:r w:rsidRPr="60ED76E5">
        <w:rPr>
          <w:rStyle w:val="HTMLCode"/>
          <w:rFonts w:eastAsiaTheme="majorEastAsia"/>
        </w:rPr>
        <w:t>pre_landing</w:t>
      </w:r>
      <w:proofErr w:type="spellEnd"/>
      <w:r w:rsidRPr="60ED76E5">
        <w:rPr>
          <w:rStyle w:val="HTMLCode"/>
          <w:rFonts w:eastAsiaTheme="majorEastAsia"/>
        </w:rPr>
        <w:t>/</w:t>
      </w:r>
      <w:proofErr w:type="gramStart"/>
      <w:r w:rsidRPr="60ED76E5">
        <w:rPr>
          <w:rStyle w:val="HTMLCode"/>
          <w:rFonts w:eastAsiaTheme="majorEastAsia"/>
        </w:rPr>
        <w:t>Schoology/{session}/</w:t>
      </w:r>
      <w:proofErr w:type="gramEnd"/>
      <w:r w:rsidRPr="60ED76E5">
        <w:rPr>
          <w:rStyle w:val="HTMLCode"/>
          <w:rFonts w:eastAsiaTheme="majorEastAsia"/>
        </w:rPr>
        <w:t>category/subject/grade/section</w:t>
      </w:r>
    </w:p>
    <w:p w14:paraId="064C7E48" w14:textId="77777777" w:rsidR="00ED4437" w:rsidRDefault="00ED4437" w:rsidP="00DD5F3A">
      <w:pPr>
        <w:pStyle w:val="ListParagraph"/>
        <w:numPr>
          <w:ilvl w:val="1"/>
          <w:numId w:val="5"/>
        </w:numPr>
      </w:pPr>
      <w:r>
        <w:t xml:space="preserve">Holds raw CSVs + </w:t>
      </w:r>
      <w:r w:rsidRPr="00B25158">
        <w:rPr>
          <w:rStyle w:val="HTMLCode"/>
          <w:rFonts w:eastAsiaTheme="majorEastAsia"/>
        </w:rPr>
        <w:t>success.txt</w:t>
      </w:r>
      <w:r>
        <w:t xml:space="preserve"> marker</w:t>
      </w:r>
    </w:p>
    <w:p w14:paraId="3F953792" w14:textId="77777777" w:rsidR="00ED4437" w:rsidRDefault="00ED4437" w:rsidP="00DD5F3A">
      <w:pPr>
        <w:pStyle w:val="ListParagraph"/>
        <w:numPr>
          <w:ilvl w:val="1"/>
          <w:numId w:val="5"/>
        </w:numPr>
      </w:pPr>
      <w:r>
        <w:t>Acts as staging area before transformation</w:t>
      </w:r>
    </w:p>
    <w:p w14:paraId="5A81A458" w14:textId="77777777" w:rsidR="00ED4437" w:rsidRDefault="00ED4437" w:rsidP="00DD5F3A">
      <w:pPr>
        <w:pStyle w:val="ListParagraph"/>
        <w:numPr>
          <w:ilvl w:val="0"/>
          <w:numId w:val="5"/>
        </w:numPr>
      </w:pPr>
      <w:r>
        <w:rPr>
          <w:rStyle w:val="Strong"/>
        </w:rPr>
        <w:t>Main Pipeline</w:t>
      </w:r>
    </w:p>
    <w:p w14:paraId="3A8AA8AC" w14:textId="77777777" w:rsidR="00ED4437" w:rsidRDefault="00ED4437" w:rsidP="00DD5F3A">
      <w:pPr>
        <w:pStyle w:val="ListParagraph"/>
        <w:numPr>
          <w:ilvl w:val="1"/>
          <w:numId w:val="5"/>
        </w:numPr>
      </w:pPr>
      <w:r w:rsidRPr="60ED76E5">
        <w:rPr>
          <w:b/>
          <w:bCs/>
        </w:rPr>
        <w:t>Name:</w:t>
      </w:r>
      <w:r w:rsidRPr="60ED76E5">
        <w:t xml:space="preserve"> </w:t>
      </w:r>
      <w:proofErr w:type="spellStart"/>
      <w:r w:rsidRPr="60ED76E5">
        <w:t>main_schoology</w:t>
      </w:r>
      <w:proofErr w:type="spellEnd"/>
    </w:p>
    <w:p w14:paraId="7475AD1E" w14:textId="77777777" w:rsidR="00ED4437" w:rsidRDefault="00ED4437" w:rsidP="00DD5F3A">
      <w:pPr>
        <w:pStyle w:val="ListParagraph"/>
        <w:numPr>
          <w:ilvl w:val="1"/>
          <w:numId w:val="5"/>
        </w:numPr>
      </w:pPr>
      <w:r w:rsidRPr="00B25158">
        <w:rPr>
          <w:b/>
          <w:bCs/>
        </w:rPr>
        <w:t>Trigger:</w:t>
      </w:r>
      <w:r>
        <w:t xml:space="preserve"> Success marker (</w:t>
      </w:r>
      <w:r w:rsidRPr="00B25158">
        <w:t>{school}_success.txt</w:t>
      </w:r>
      <w:r>
        <w:t>) detected in Blob</w:t>
      </w:r>
    </w:p>
    <w:p w14:paraId="617F418C" w14:textId="77777777" w:rsidR="00ED4437" w:rsidRDefault="00ED4437" w:rsidP="00DD5F3A">
      <w:pPr>
        <w:pStyle w:val="ListParagraph"/>
        <w:numPr>
          <w:ilvl w:val="1"/>
          <w:numId w:val="5"/>
        </w:numPr>
      </w:pPr>
      <w:r w:rsidRPr="60ED76E5">
        <w:rPr>
          <w:b/>
          <w:bCs/>
        </w:rPr>
        <w:t>Action:</w:t>
      </w:r>
      <w:r w:rsidRPr="60ED76E5">
        <w:t xml:space="preserve"> Runs </w:t>
      </w:r>
      <w:proofErr w:type="spellStart"/>
      <w:r w:rsidRPr="60ED76E5">
        <w:t>Schoology_py</w:t>
      </w:r>
      <w:proofErr w:type="spellEnd"/>
      <w:r w:rsidRPr="60ED76E5">
        <w:t xml:space="preserve"> notebook in Synapse</w:t>
      </w:r>
    </w:p>
    <w:p w14:paraId="6A027631" w14:textId="77777777" w:rsidR="00ED4437" w:rsidRDefault="00ED4437" w:rsidP="00DD5F3A">
      <w:pPr>
        <w:pStyle w:val="ListParagraph"/>
        <w:numPr>
          <w:ilvl w:val="1"/>
          <w:numId w:val="5"/>
        </w:numPr>
      </w:pPr>
      <w:r w:rsidRPr="00B25158">
        <w:rPr>
          <w:b/>
          <w:bCs/>
        </w:rPr>
        <w:t>Output:</w:t>
      </w:r>
      <w:r>
        <w:t xml:space="preserve"> Writes Delta cubes into downstream storage (</w:t>
      </w:r>
      <w:r w:rsidRPr="00B25158">
        <w:t>ldb_dev_s2*</w:t>
      </w:r>
      <w:r>
        <w:t xml:space="preserve">, </w:t>
      </w:r>
      <w:r w:rsidRPr="00B25158">
        <w:t>ldb_dev_s3*</w:t>
      </w:r>
      <w:r>
        <w:t>)</w:t>
      </w:r>
    </w:p>
    <w:p w14:paraId="7B7D29F0" w14:textId="77777777" w:rsidR="00ED4437" w:rsidRDefault="00ED4437" w:rsidP="00DD5F3A">
      <w:pPr>
        <w:pStyle w:val="ListParagraph"/>
        <w:numPr>
          <w:ilvl w:val="0"/>
          <w:numId w:val="5"/>
        </w:numPr>
      </w:pPr>
      <w:r>
        <w:rPr>
          <w:rStyle w:val="Strong"/>
        </w:rPr>
        <w:t>Supporting Pipelines</w:t>
      </w:r>
    </w:p>
    <w:p w14:paraId="0BBECADC" w14:textId="77777777" w:rsidR="00ED4437" w:rsidRDefault="00ED4437" w:rsidP="00DD5F3A">
      <w:pPr>
        <w:pStyle w:val="ListParagraph"/>
        <w:numPr>
          <w:ilvl w:val="1"/>
          <w:numId w:val="5"/>
        </w:numPr>
      </w:pPr>
      <w:proofErr w:type="spellStart"/>
      <w:r>
        <w:rPr>
          <w:rStyle w:val="Strong"/>
        </w:rPr>
        <w:t>Standards_py</w:t>
      </w:r>
      <w:proofErr w:type="spellEnd"/>
      <w:r>
        <w:t xml:space="preserve"> – enriches data with academic standards/strands</w:t>
      </w:r>
    </w:p>
    <w:p w14:paraId="31791857" w14:textId="77777777" w:rsidR="00ED4437" w:rsidRDefault="00ED4437" w:rsidP="00DD5F3A">
      <w:pPr>
        <w:pStyle w:val="ListParagraph"/>
        <w:numPr>
          <w:ilvl w:val="1"/>
          <w:numId w:val="5"/>
        </w:numPr>
      </w:pPr>
      <w:proofErr w:type="spellStart"/>
      <w:r>
        <w:rPr>
          <w:rStyle w:val="Strong"/>
        </w:rPr>
        <w:t>pseudomyze_Schoology_py</w:t>
      </w:r>
      <w:proofErr w:type="spellEnd"/>
      <w:r>
        <w:t xml:space="preserve"> – generates pseudonymized user tables for sandbox reporting</w:t>
      </w:r>
    </w:p>
    <w:p w14:paraId="0DA780D9" w14:textId="77777777" w:rsidR="00ED4437" w:rsidRDefault="00ED4437" w:rsidP="00DD5F3A">
      <w:pPr>
        <w:pStyle w:val="ListParagraph"/>
        <w:numPr>
          <w:ilvl w:val="0"/>
          <w:numId w:val="5"/>
        </w:numPr>
      </w:pPr>
      <w:r>
        <w:rPr>
          <w:rStyle w:val="Strong"/>
        </w:rPr>
        <w:t>Notebooks &amp; Code</w:t>
      </w:r>
    </w:p>
    <w:p w14:paraId="6E06C3FE" w14:textId="77777777" w:rsidR="00ED4437" w:rsidRDefault="00ED4437" w:rsidP="00DD5F3A">
      <w:pPr>
        <w:pStyle w:val="ListParagraph"/>
        <w:numPr>
          <w:ilvl w:val="1"/>
          <w:numId w:val="5"/>
        </w:numPr>
      </w:pPr>
      <w:proofErr w:type="spellStart"/>
      <w:r w:rsidRPr="00B25158">
        <w:rPr>
          <w:rStyle w:val="HTMLCode"/>
          <w:rFonts w:eastAsiaTheme="majorEastAsia"/>
        </w:rPr>
        <w:t>Schoology_py</w:t>
      </w:r>
      <w:proofErr w:type="spellEnd"/>
      <w:r>
        <w:t xml:space="preserve"> contains cube build logic inside a </w:t>
      </w:r>
      <w:proofErr w:type="spellStart"/>
      <w:r w:rsidRPr="00B25158">
        <w:rPr>
          <w:rStyle w:val="HTMLCode"/>
          <w:rFonts w:eastAsiaTheme="majorEastAsia"/>
        </w:rPr>
        <w:t>cube_</w:t>
      </w:r>
      <w:proofErr w:type="gramStart"/>
      <w:r w:rsidRPr="00B25158">
        <w:rPr>
          <w:rStyle w:val="HTMLCode"/>
          <w:rFonts w:eastAsiaTheme="majorEastAsia"/>
        </w:rPr>
        <w:t>build</w:t>
      </w:r>
      <w:proofErr w:type="spellEnd"/>
      <w:r w:rsidRPr="00B25158">
        <w:rPr>
          <w:rStyle w:val="HTMLCode"/>
          <w:rFonts w:eastAsiaTheme="majorEastAsia"/>
        </w:rPr>
        <w:t>(</w:t>
      </w:r>
      <w:proofErr w:type="gramEnd"/>
      <w:r w:rsidRPr="00B25158">
        <w:rPr>
          <w:rStyle w:val="HTMLCode"/>
          <w:rFonts w:eastAsiaTheme="majorEastAsia"/>
        </w:rPr>
        <w:t>)</w:t>
      </w:r>
      <w:r>
        <w:t xml:space="preserve"> method</w:t>
      </w:r>
    </w:p>
    <w:p w14:paraId="1499EC33" w14:textId="77777777" w:rsidR="00ED4437" w:rsidRDefault="00ED4437" w:rsidP="00DD5F3A">
      <w:pPr>
        <w:pStyle w:val="ListParagraph"/>
        <w:numPr>
          <w:ilvl w:val="1"/>
          <w:numId w:val="5"/>
        </w:numPr>
      </w:pPr>
      <w:r>
        <w:t>Handles aggregations (SUM, AVG), joins with dimension tables, and writes results in Delta format</w:t>
      </w:r>
    </w:p>
    <w:p w14:paraId="70071CFE" w14:textId="77777777" w:rsidR="00ED4437" w:rsidRDefault="00ED4437" w:rsidP="00DD5F3A">
      <w:pPr>
        <w:pStyle w:val="ListParagraph"/>
        <w:numPr>
          <w:ilvl w:val="1"/>
          <w:numId w:val="5"/>
        </w:numPr>
      </w:pPr>
      <w:proofErr w:type="gramStart"/>
      <w:r>
        <w:t>Outputs</w:t>
      </w:r>
      <w:proofErr w:type="gramEnd"/>
      <w:r>
        <w:t xml:space="preserve"> stored in Data Lake, available for Power BI consumption</w:t>
      </w:r>
    </w:p>
    <w:p w14:paraId="5BF02C84" w14:textId="77777777" w:rsidR="00ED4437" w:rsidRDefault="00ED4437" w:rsidP="00DD5F3A">
      <w:pPr>
        <w:pStyle w:val="ListParagraph"/>
        <w:numPr>
          <w:ilvl w:val="0"/>
          <w:numId w:val="5"/>
        </w:numPr>
      </w:pPr>
      <w:r>
        <w:rPr>
          <w:rStyle w:val="Strong"/>
        </w:rPr>
        <w:t>Error Handling &amp; Recovery</w:t>
      </w:r>
    </w:p>
    <w:p w14:paraId="27E8A1B1" w14:textId="77777777" w:rsidR="00ED4437" w:rsidRDefault="00ED4437" w:rsidP="00DD5F3A">
      <w:pPr>
        <w:pStyle w:val="ListParagraph"/>
        <w:numPr>
          <w:ilvl w:val="1"/>
          <w:numId w:val="5"/>
        </w:numPr>
      </w:pPr>
      <w:r>
        <w:t xml:space="preserve">Pipelines are </w:t>
      </w:r>
      <w:r>
        <w:rPr>
          <w:rStyle w:val="Strong"/>
        </w:rPr>
        <w:t>idempotent</w:t>
      </w:r>
      <w:r>
        <w:t xml:space="preserve"> → safe to re-run without duplicating data</w:t>
      </w:r>
    </w:p>
    <w:p w14:paraId="228FBFB2" w14:textId="77777777" w:rsidR="00ED4437" w:rsidRDefault="00ED4437" w:rsidP="00DD5F3A">
      <w:pPr>
        <w:pStyle w:val="ListParagraph"/>
        <w:numPr>
          <w:ilvl w:val="1"/>
          <w:numId w:val="5"/>
        </w:numPr>
      </w:pPr>
      <w:r>
        <w:t>If partial failure occurs (e.g., only some cubes built), full pipeline must be re-run</w:t>
      </w:r>
    </w:p>
    <w:p w14:paraId="7FB9D292" w14:textId="77777777" w:rsidR="00ED4437" w:rsidRDefault="00ED4437" w:rsidP="00DD5F3A">
      <w:pPr>
        <w:pStyle w:val="ListParagraph"/>
        <w:numPr>
          <w:ilvl w:val="1"/>
          <w:numId w:val="5"/>
        </w:numPr>
      </w:pPr>
      <w:r>
        <w:t>Backfill runs can be executed by parameterizing the pipeline for a specific date</w:t>
      </w:r>
    </w:p>
    <w:p w14:paraId="16D0331D" w14:textId="77777777" w:rsidR="00ED4437" w:rsidRDefault="00ED4437" w:rsidP="00DD5F3A">
      <w:pPr>
        <w:pStyle w:val="ListParagraph"/>
        <w:numPr>
          <w:ilvl w:val="1"/>
          <w:numId w:val="5"/>
        </w:numPr>
      </w:pPr>
      <w:r>
        <w:t>Logs available in Synapse Studio (Monitor tab)</w:t>
      </w:r>
    </w:p>
    <w:p w14:paraId="4C458D9E" w14:textId="77777777" w:rsidR="00ED4437" w:rsidRDefault="00ED4437" w:rsidP="00DD5F3A">
      <w:pPr>
        <w:pStyle w:val="ListParagraph"/>
        <w:numPr>
          <w:ilvl w:val="0"/>
          <w:numId w:val="5"/>
        </w:numPr>
      </w:pPr>
      <w:r>
        <w:rPr>
          <w:rStyle w:val="Strong"/>
        </w:rPr>
        <w:t>Dependencies</w:t>
      </w:r>
    </w:p>
    <w:p w14:paraId="2356B513" w14:textId="77777777" w:rsidR="00ED4437" w:rsidRDefault="00ED4437" w:rsidP="00DD5F3A">
      <w:pPr>
        <w:pStyle w:val="ListParagraph"/>
        <w:numPr>
          <w:ilvl w:val="1"/>
          <w:numId w:val="5"/>
        </w:numPr>
      </w:pPr>
      <w:r>
        <w:rPr>
          <w:rStyle w:val="Strong"/>
        </w:rPr>
        <w:t>Upstream:</w:t>
      </w:r>
      <w:r>
        <w:t xml:space="preserve"> Blob ingestion (requires CSVs + </w:t>
      </w:r>
      <w:r w:rsidRPr="00B25158">
        <w:rPr>
          <w:rStyle w:val="HTMLCode"/>
          <w:rFonts w:eastAsiaTheme="majorEastAsia"/>
        </w:rPr>
        <w:t>success.txt</w:t>
      </w:r>
      <w:r>
        <w:t>)</w:t>
      </w:r>
    </w:p>
    <w:p w14:paraId="506D691A" w14:textId="77777777" w:rsidR="00ED4437" w:rsidRDefault="00ED4437" w:rsidP="00DD5F3A">
      <w:pPr>
        <w:pStyle w:val="ListParagraph"/>
        <w:numPr>
          <w:ilvl w:val="1"/>
          <w:numId w:val="5"/>
        </w:numPr>
      </w:pPr>
      <w:r>
        <w:rPr>
          <w:rStyle w:val="Strong"/>
        </w:rPr>
        <w:t>Downstream:</w:t>
      </w:r>
      <w:r>
        <w:t xml:space="preserve"> Power BI datasets connect to Delta cubes produced by pipelines</w:t>
      </w:r>
    </w:p>
    <w:p w14:paraId="25AC1597" w14:textId="7E46DA52" w:rsidR="0044010D" w:rsidRDefault="0044010D">
      <w:r>
        <w:br w:type="page"/>
      </w:r>
    </w:p>
    <w:p w14:paraId="46DC43AC" w14:textId="77777777" w:rsidR="00C04ED6" w:rsidRDefault="00C04ED6" w:rsidP="00C04ED6">
      <w:pPr>
        <w:pStyle w:val="Heading1"/>
      </w:pPr>
      <w:bookmarkStart w:id="528" w:name="_Toc209233603"/>
      <w:r>
        <w:rPr>
          <w:rStyle w:val="Strong"/>
          <w:b w:val="0"/>
          <w:bCs w:val="0"/>
        </w:rPr>
        <w:lastRenderedPageBreak/>
        <w:t>5. Data Layers &amp; Databases</w:t>
      </w:r>
      <w:bookmarkEnd w:id="528"/>
    </w:p>
    <w:p w14:paraId="0B1CF827" w14:textId="77777777" w:rsidR="00C04ED6" w:rsidRDefault="00C04ED6" w:rsidP="00C04ED6">
      <w:pPr>
        <w:pStyle w:val="Heading3"/>
      </w:pPr>
      <w:bookmarkStart w:id="529" w:name="_Toc209233604"/>
      <w:r>
        <w:rPr>
          <w:rStyle w:val="Strong"/>
          <w:b w:val="0"/>
          <w:bCs w:val="0"/>
        </w:rPr>
        <w:t>High-Level Summary</w:t>
      </w:r>
      <w:bookmarkEnd w:id="529"/>
    </w:p>
    <w:p w14:paraId="71689B66" w14:textId="77777777" w:rsidR="00C04ED6" w:rsidRDefault="00C04ED6" w:rsidP="00C04ED6">
      <w:r>
        <w:t xml:space="preserve">The solution uses a </w:t>
      </w:r>
      <w:r>
        <w:rPr>
          <w:rStyle w:val="Strong"/>
        </w:rPr>
        <w:t>layered data architecture</w:t>
      </w:r>
      <w:r>
        <w:t xml:space="preserve"> within Azure Synapse and Delta Lake to organize data as it flows from raw ingestion into analytical cubes. Each layer has a specific role: raw landing files, cleaned staging tables, enriched fact/dimension joins, and aggregated analytical outputs. This layered approach ensures clarity, auditability, and modularity, making it easier to troubleshoot issues or extend functionality.</w:t>
      </w:r>
    </w:p>
    <w:p w14:paraId="551E90D7" w14:textId="77777777" w:rsidR="00C04ED6" w:rsidRDefault="00000000" w:rsidP="00C04ED6">
      <w:r>
        <w:pict w14:anchorId="2704CE68">
          <v:rect id="_x0000_i1029" style="width:0;height:1.5pt" o:hralign="center" o:hrstd="t" o:hr="t" fillcolor="#a0a0a0" stroked="f"/>
        </w:pict>
      </w:r>
    </w:p>
    <w:p w14:paraId="10A75A74" w14:textId="77777777" w:rsidR="00C04ED6" w:rsidRDefault="00C04ED6" w:rsidP="00C04ED6">
      <w:pPr>
        <w:pStyle w:val="Heading3"/>
      </w:pPr>
      <w:bookmarkStart w:id="530" w:name="_Toc209233605"/>
      <w:r>
        <w:rPr>
          <w:rStyle w:val="Strong"/>
          <w:b w:val="0"/>
          <w:bCs w:val="0"/>
        </w:rPr>
        <w:t>Process Description</w:t>
      </w:r>
      <w:bookmarkEnd w:id="530"/>
    </w:p>
    <w:p w14:paraId="7F45DF84" w14:textId="77777777" w:rsidR="00C04ED6" w:rsidRDefault="00C04ED6" w:rsidP="00C04ED6">
      <w:r w:rsidRPr="60ED76E5">
        <w:t xml:space="preserve">When CSV files from Schoology are ingested into Blob storage and pipelines are triggered, the </w:t>
      </w:r>
      <w:proofErr w:type="spellStart"/>
      <w:r w:rsidRPr="60ED76E5">
        <w:rPr>
          <w:rStyle w:val="HTMLCode"/>
          <w:rFonts w:eastAsiaTheme="majorEastAsia"/>
        </w:rPr>
        <w:t>Schoology_py</w:t>
      </w:r>
      <w:proofErr w:type="spellEnd"/>
      <w:r w:rsidRPr="60ED76E5">
        <w:t xml:space="preserve"> notebook processes data through a series of transformations and outputs them into defined </w:t>
      </w:r>
      <w:r w:rsidRPr="60ED76E5">
        <w:rPr>
          <w:rStyle w:val="Strong"/>
        </w:rPr>
        <w:t>data layers</w:t>
      </w:r>
      <w:r w:rsidRPr="60ED76E5">
        <w:t xml:space="preserve"> in Synapse.</w:t>
      </w:r>
    </w:p>
    <w:p w14:paraId="5E73AEF7" w14:textId="43BB54B0" w:rsidR="00C04ED6" w:rsidRDefault="00C04ED6" w:rsidP="00DD5F3A">
      <w:pPr>
        <w:pStyle w:val="ListParagraph"/>
        <w:numPr>
          <w:ilvl w:val="0"/>
          <w:numId w:val="5"/>
        </w:numPr>
      </w:pPr>
      <w:r w:rsidRPr="60ED76E5">
        <w:rPr>
          <w:rStyle w:val="Strong"/>
        </w:rPr>
        <w:t>Landing (Raw)</w:t>
      </w:r>
      <w:r w:rsidRPr="60ED76E5">
        <w:t xml:space="preserve"> – Contains the original CSV files exported from Schoology (Submissions, Question Data, Submission Summary). These are stored in the </w:t>
      </w:r>
      <w:proofErr w:type="spellStart"/>
      <w:r w:rsidRPr="60ED76E5">
        <w:rPr>
          <w:rStyle w:val="HTMLCode"/>
          <w:rFonts w:eastAsiaTheme="majorEastAsia"/>
        </w:rPr>
        <w:t>pre_landing</w:t>
      </w:r>
      <w:proofErr w:type="spellEnd"/>
      <w:r w:rsidRPr="60ED76E5">
        <w:rPr>
          <w:rStyle w:val="HTMLCode"/>
          <w:rFonts w:eastAsiaTheme="majorEastAsia"/>
        </w:rPr>
        <w:t>/Schoology</w:t>
      </w:r>
      <w:r w:rsidRPr="60ED76E5">
        <w:t xml:space="preserve"> folder in Blob Storage and act as the immutable record of ingestion.</w:t>
      </w:r>
    </w:p>
    <w:p w14:paraId="170C1EE3" w14:textId="545DF57C" w:rsidR="00C04ED6" w:rsidRDefault="00C04ED6" w:rsidP="00DD5F3A">
      <w:pPr>
        <w:pStyle w:val="ListParagraph"/>
        <w:numPr>
          <w:ilvl w:val="0"/>
          <w:numId w:val="5"/>
        </w:numPr>
      </w:pPr>
      <w:r w:rsidRPr="60ED76E5">
        <w:rPr>
          <w:rStyle w:val="Strong"/>
        </w:rPr>
        <w:t>Stage (Cleaned)</w:t>
      </w:r>
      <w:r w:rsidRPr="60ED76E5">
        <w:t xml:space="preserve"> – Normalizes the raw files into standard formats, applies type casting, column renaming, and removes obvious errors. This ensures downstream joins work reliably and consistently across tenants and schools.</w:t>
      </w:r>
    </w:p>
    <w:p w14:paraId="4709A62F" w14:textId="537B5021" w:rsidR="00C04ED6" w:rsidRDefault="00C04ED6" w:rsidP="00DD5F3A">
      <w:pPr>
        <w:pStyle w:val="ListParagraph"/>
        <w:numPr>
          <w:ilvl w:val="0"/>
          <w:numId w:val="5"/>
        </w:numPr>
      </w:pPr>
      <w:r w:rsidRPr="60ED76E5">
        <w:rPr>
          <w:rStyle w:val="Strong"/>
        </w:rPr>
        <w:t>Enriched (Joined)</w:t>
      </w:r>
      <w:r w:rsidRPr="60ED76E5">
        <w:t xml:space="preserve"> – Fact tables are combined with multiple dimension tables (</w:t>
      </w:r>
      <w:proofErr w:type="spellStart"/>
      <w:r w:rsidRPr="60ED76E5">
        <w:rPr>
          <w:rStyle w:val="HTMLCode"/>
          <w:rFonts w:eastAsiaTheme="majorEastAsia"/>
        </w:rPr>
        <w:t>dim_item</w:t>
      </w:r>
      <w:proofErr w:type="spellEnd"/>
      <w:r w:rsidRPr="60ED76E5">
        <w:t xml:space="preserve">, </w:t>
      </w:r>
      <w:proofErr w:type="spellStart"/>
      <w:r w:rsidRPr="60ED76E5">
        <w:rPr>
          <w:rStyle w:val="HTMLCode"/>
          <w:rFonts w:eastAsiaTheme="majorEastAsia"/>
        </w:rPr>
        <w:t>dim_subject</w:t>
      </w:r>
      <w:proofErr w:type="spellEnd"/>
      <w:r w:rsidRPr="60ED76E5">
        <w:t xml:space="preserve">, </w:t>
      </w:r>
      <w:proofErr w:type="spellStart"/>
      <w:r w:rsidRPr="60ED76E5">
        <w:rPr>
          <w:rStyle w:val="HTMLCode"/>
          <w:rFonts w:eastAsiaTheme="majorEastAsia"/>
        </w:rPr>
        <w:t>dim_section</w:t>
      </w:r>
      <w:proofErr w:type="spellEnd"/>
      <w:r w:rsidRPr="60ED76E5">
        <w:t xml:space="preserve">, </w:t>
      </w:r>
      <w:proofErr w:type="spellStart"/>
      <w:r w:rsidRPr="60ED76E5">
        <w:rPr>
          <w:rStyle w:val="HTMLCode"/>
          <w:rFonts w:eastAsiaTheme="majorEastAsia"/>
        </w:rPr>
        <w:t>dim_standard</w:t>
      </w:r>
      <w:proofErr w:type="spellEnd"/>
      <w:r w:rsidRPr="60ED76E5">
        <w:t xml:space="preserve">, </w:t>
      </w:r>
      <w:proofErr w:type="spellStart"/>
      <w:r w:rsidRPr="60ED76E5">
        <w:rPr>
          <w:rStyle w:val="HTMLCode"/>
          <w:rFonts w:eastAsiaTheme="majorEastAsia"/>
        </w:rPr>
        <w:t>dim_user</w:t>
      </w:r>
      <w:proofErr w:type="spellEnd"/>
      <w:r w:rsidRPr="60ED76E5">
        <w:t>) to produce datasets that include contextual and relational information. This layer is critical for creating subject-, grade-, and standard-based reports.</w:t>
      </w:r>
    </w:p>
    <w:p w14:paraId="12A26C8C" w14:textId="26F7F2B4" w:rsidR="00C04ED6" w:rsidRPr="00C04ED6" w:rsidRDefault="00C04ED6" w:rsidP="00DD5F3A">
      <w:pPr>
        <w:pStyle w:val="ListParagraph"/>
        <w:numPr>
          <w:ilvl w:val="0"/>
          <w:numId w:val="5"/>
        </w:numPr>
      </w:pPr>
      <w:r w:rsidRPr="60ED76E5">
        <w:rPr>
          <w:rStyle w:val="Strong"/>
        </w:rPr>
        <w:t>Aggregated Outputs (Cubes)</w:t>
      </w:r>
      <w:r w:rsidRPr="60ED76E5">
        <w:t xml:space="preserve"> – Data is summarized at different levels of granularity (school, grade, user, standard, question). Each output is stored as a </w:t>
      </w:r>
      <w:r w:rsidRPr="60ED76E5">
        <w:rPr>
          <w:rStyle w:val="Strong"/>
        </w:rPr>
        <w:t>Delta table</w:t>
      </w:r>
      <w:r w:rsidRPr="60ED76E5">
        <w:t xml:space="preserve"> in Synapse, optimized for Power BI reporting. These serve as the direct data source for Power BI datasets and embedded reports.</w:t>
      </w:r>
    </w:p>
    <w:p w14:paraId="75AB79A2" w14:textId="00CB4F00" w:rsidR="00C04ED6" w:rsidRDefault="00C04ED6" w:rsidP="00C04ED6">
      <w:r>
        <w:t xml:space="preserve">Each layer is stored in </w:t>
      </w:r>
      <w:r>
        <w:rPr>
          <w:rStyle w:val="Strong"/>
        </w:rPr>
        <w:t>Delta format</w:t>
      </w:r>
      <w:r>
        <w:t xml:space="preserve"> within the Synapse environment and can be accessed via Synapse Studio (Data Hub → Lake Databases). By following consistent naming conventions and database structures, operators and developers can trace data from raw </w:t>
      </w:r>
      <w:proofErr w:type="gramStart"/>
      <w:r>
        <w:t>file</w:t>
      </w:r>
      <w:proofErr w:type="gramEnd"/>
      <w:r>
        <w:t xml:space="preserve"> to final cube output.</w:t>
      </w:r>
    </w:p>
    <w:p w14:paraId="4E662F51" w14:textId="300EC0C0" w:rsidR="00C04ED6" w:rsidRDefault="00C04ED6" w:rsidP="00C04ED6"/>
    <w:p w14:paraId="2E8B340D" w14:textId="77777777" w:rsidR="00C04ED6" w:rsidRDefault="00C04ED6">
      <w:pPr>
        <w:rPr>
          <w:rStyle w:val="Strong"/>
          <w:rFonts w:eastAsiaTheme="majorEastAsia" w:cstheme="majorBidi"/>
          <w:b w:val="0"/>
          <w:bCs w:val="0"/>
          <w:color w:val="2F5496" w:themeColor="accent1" w:themeShade="BF"/>
          <w:sz w:val="28"/>
          <w:szCs w:val="28"/>
        </w:rPr>
      </w:pPr>
      <w:r>
        <w:rPr>
          <w:rStyle w:val="Strong"/>
          <w:b w:val="0"/>
          <w:bCs w:val="0"/>
        </w:rPr>
        <w:br w:type="page"/>
      </w:r>
    </w:p>
    <w:p w14:paraId="41320CD1" w14:textId="12ED2403" w:rsidR="00C04ED6" w:rsidRDefault="00C04ED6" w:rsidP="00C04ED6">
      <w:pPr>
        <w:pStyle w:val="Heading3"/>
      </w:pPr>
      <w:bookmarkStart w:id="531" w:name="_Toc209233606"/>
      <w:r>
        <w:rPr>
          <w:rStyle w:val="Strong"/>
          <w:b w:val="0"/>
          <w:bCs w:val="0"/>
        </w:rPr>
        <w:lastRenderedPageBreak/>
        <w:t>Detailed Information</w:t>
      </w:r>
      <w:bookmarkEnd w:id="531"/>
    </w:p>
    <w:tbl>
      <w:tblPr>
        <w:tblStyle w:val="GridTable1Light"/>
        <w:tblW w:w="10212" w:type="dxa"/>
        <w:tblInd w:w="-5" w:type="dxa"/>
        <w:tblLayout w:type="fixed"/>
        <w:tblLook w:val="04A0" w:firstRow="1" w:lastRow="0" w:firstColumn="1" w:lastColumn="0" w:noHBand="0" w:noVBand="1"/>
      </w:tblPr>
      <w:tblGrid>
        <w:gridCol w:w="1328"/>
        <w:gridCol w:w="1435"/>
        <w:gridCol w:w="2137"/>
        <w:gridCol w:w="3154"/>
        <w:gridCol w:w="2158"/>
      </w:tblGrid>
      <w:tr w:rsidR="00CC2D00" w14:paraId="3C8757C8" w14:textId="77777777" w:rsidTr="60ED7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hideMark/>
          </w:tcPr>
          <w:p w14:paraId="38229853" w14:textId="77777777" w:rsidR="00C04ED6" w:rsidRPr="00466970" w:rsidRDefault="00C04ED6">
            <w:pPr>
              <w:jc w:val="center"/>
              <w:rPr>
                <w:b w:val="0"/>
                <w:bCs w:val="0"/>
              </w:rPr>
            </w:pPr>
            <w:r w:rsidRPr="00466970">
              <w:rPr>
                <w:rStyle w:val="Strong"/>
                <w:b/>
                <w:bCs/>
              </w:rPr>
              <w:t>Layer</w:t>
            </w:r>
          </w:p>
        </w:tc>
        <w:tc>
          <w:tcPr>
            <w:tcW w:w="1435" w:type="dxa"/>
            <w:hideMark/>
          </w:tcPr>
          <w:p w14:paraId="223A7F4C" w14:textId="77777777" w:rsidR="00C04ED6" w:rsidRPr="00466970" w:rsidRDefault="00C04ED6">
            <w:pPr>
              <w:jc w:val="center"/>
              <w:cnfStyle w:val="100000000000" w:firstRow="1" w:lastRow="0" w:firstColumn="0" w:lastColumn="0" w:oddVBand="0" w:evenVBand="0" w:oddHBand="0" w:evenHBand="0" w:firstRowFirstColumn="0" w:firstRowLastColumn="0" w:lastRowFirstColumn="0" w:lastRowLastColumn="0"/>
              <w:rPr>
                <w:b w:val="0"/>
                <w:bCs w:val="0"/>
              </w:rPr>
            </w:pPr>
            <w:r w:rsidRPr="00466970">
              <w:rPr>
                <w:rStyle w:val="Strong"/>
                <w:b/>
                <w:bCs/>
              </w:rPr>
              <w:t>Purpose</w:t>
            </w:r>
          </w:p>
        </w:tc>
        <w:tc>
          <w:tcPr>
            <w:tcW w:w="2137" w:type="dxa"/>
            <w:hideMark/>
          </w:tcPr>
          <w:p w14:paraId="3932439A" w14:textId="77777777" w:rsidR="00C04ED6" w:rsidRPr="00466970" w:rsidRDefault="00C04ED6">
            <w:pPr>
              <w:jc w:val="center"/>
              <w:cnfStyle w:val="100000000000" w:firstRow="1" w:lastRow="0" w:firstColumn="0" w:lastColumn="0" w:oddVBand="0" w:evenVBand="0" w:oddHBand="0" w:evenHBand="0" w:firstRowFirstColumn="0" w:firstRowLastColumn="0" w:lastRowFirstColumn="0" w:lastRowLastColumn="0"/>
              <w:rPr>
                <w:b w:val="0"/>
                <w:bCs w:val="0"/>
              </w:rPr>
            </w:pPr>
            <w:r w:rsidRPr="00466970">
              <w:rPr>
                <w:rStyle w:val="Strong"/>
                <w:b/>
                <w:bCs/>
              </w:rPr>
              <w:t>Location / Database</w:t>
            </w:r>
          </w:p>
        </w:tc>
        <w:tc>
          <w:tcPr>
            <w:tcW w:w="3154" w:type="dxa"/>
            <w:hideMark/>
          </w:tcPr>
          <w:p w14:paraId="58583F3D" w14:textId="77777777" w:rsidR="00C04ED6" w:rsidRPr="00466970" w:rsidRDefault="00C04ED6">
            <w:pPr>
              <w:jc w:val="center"/>
              <w:cnfStyle w:val="100000000000" w:firstRow="1" w:lastRow="0" w:firstColumn="0" w:lastColumn="0" w:oddVBand="0" w:evenVBand="0" w:oddHBand="0" w:evenHBand="0" w:firstRowFirstColumn="0" w:firstRowLastColumn="0" w:lastRowFirstColumn="0" w:lastRowLastColumn="0"/>
              <w:rPr>
                <w:b w:val="0"/>
                <w:bCs w:val="0"/>
              </w:rPr>
            </w:pPr>
            <w:r w:rsidRPr="00466970">
              <w:rPr>
                <w:rStyle w:val="Strong"/>
                <w:b/>
                <w:bCs/>
              </w:rPr>
              <w:t>Examples / Tables</w:t>
            </w:r>
          </w:p>
        </w:tc>
        <w:tc>
          <w:tcPr>
            <w:tcW w:w="2158" w:type="dxa"/>
            <w:hideMark/>
          </w:tcPr>
          <w:p w14:paraId="4C7EEE43" w14:textId="77777777" w:rsidR="00C04ED6" w:rsidRPr="00466970" w:rsidRDefault="00C04ED6">
            <w:pPr>
              <w:jc w:val="center"/>
              <w:cnfStyle w:val="100000000000" w:firstRow="1" w:lastRow="0" w:firstColumn="0" w:lastColumn="0" w:oddVBand="0" w:evenVBand="0" w:oddHBand="0" w:evenHBand="0" w:firstRowFirstColumn="0" w:firstRowLastColumn="0" w:lastRowFirstColumn="0" w:lastRowLastColumn="0"/>
              <w:rPr>
                <w:b w:val="0"/>
                <w:bCs w:val="0"/>
              </w:rPr>
            </w:pPr>
            <w:r w:rsidRPr="00466970">
              <w:rPr>
                <w:rStyle w:val="Strong"/>
                <w:b/>
                <w:bCs/>
              </w:rPr>
              <w:t>Notes</w:t>
            </w:r>
          </w:p>
        </w:tc>
      </w:tr>
      <w:tr w:rsidR="00CC2D00" w14:paraId="2D9E31CC" w14:textId="77777777" w:rsidTr="60ED76E5">
        <w:tc>
          <w:tcPr>
            <w:cnfStyle w:val="001000000000" w:firstRow="0" w:lastRow="0" w:firstColumn="1" w:lastColumn="0" w:oddVBand="0" w:evenVBand="0" w:oddHBand="0" w:evenHBand="0" w:firstRowFirstColumn="0" w:firstRowLastColumn="0" w:lastRowFirstColumn="0" w:lastRowLastColumn="0"/>
            <w:tcW w:w="1328" w:type="dxa"/>
            <w:hideMark/>
          </w:tcPr>
          <w:p w14:paraId="2F3F6C86" w14:textId="77777777" w:rsidR="00C04ED6" w:rsidRDefault="00C04ED6">
            <w:pPr>
              <w:rPr>
                <w:b w:val="0"/>
                <w:bCs w:val="0"/>
              </w:rPr>
            </w:pPr>
            <w:r>
              <w:rPr>
                <w:rStyle w:val="Strong"/>
              </w:rPr>
              <w:t>Landing (Raw)</w:t>
            </w:r>
          </w:p>
        </w:tc>
        <w:tc>
          <w:tcPr>
            <w:tcW w:w="1435" w:type="dxa"/>
            <w:hideMark/>
          </w:tcPr>
          <w:p w14:paraId="2F33147E" w14:textId="77777777" w:rsidR="00C04ED6" w:rsidRDefault="00C04ED6">
            <w:pPr>
              <w:cnfStyle w:val="000000000000" w:firstRow="0" w:lastRow="0" w:firstColumn="0" w:lastColumn="0" w:oddVBand="0" w:evenVBand="0" w:oddHBand="0" w:evenHBand="0" w:firstRowFirstColumn="0" w:firstRowLastColumn="0" w:lastRowFirstColumn="0" w:lastRowLastColumn="0"/>
            </w:pPr>
            <w:r>
              <w:t>Preserve exact CSVs as ingested from Schoology for auditing and replay.</w:t>
            </w:r>
          </w:p>
        </w:tc>
        <w:tc>
          <w:tcPr>
            <w:tcW w:w="2137" w:type="dxa"/>
            <w:hideMark/>
          </w:tcPr>
          <w:p w14:paraId="72049973" w14:textId="77777777" w:rsidR="008B11BB" w:rsidRDefault="00C04ED6" w:rsidP="008B11BB">
            <w:pPr>
              <w:ind w:right="-803"/>
              <w:cnfStyle w:val="000000000000" w:firstRow="0" w:lastRow="0" w:firstColumn="0" w:lastColumn="0" w:oddVBand="0" w:evenVBand="0" w:oddHBand="0" w:evenHBand="0" w:firstRowFirstColumn="0" w:firstRowLastColumn="0" w:lastRowFirstColumn="0" w:lastRowLastColumn="0"/>
              <w:rPr>
                <w:rStyle w:val="HTMLCode"/>
                <w:rFonts w:eastAsiaTheme="majorEastAsia"/>
              </w:rPr>
            </w:pPr>
            <w:r>
              <w:t xml:space="preserve">Blob Storage: </w:t>
            </w:r>
            <w:proofErr w:type="spellStart"/>
            <w:r>
              <w:rPr>
                <w:rStyle w:val="HTMLCode"/>
                <w:rFonts w:eastAsiaTheme="majorEastAsia"/>
              </w:rPr>
              <w:t>oea</w:t>
            </w:r>
            <w:proofErr w:type="spellEnd"/>
            <w:r>
              <w:rPr>
                <w:rStyle w:val="HTMLCode"/>
                <w:rFonts w:eastAsiaTheme="majorEastAsia"/>
              </w:rPr>
              <w:t>/</w:t>
            </w:r>
            <w:proofErr w:type="spellStart"/>
            <w:r>
              <w:rPr>
                <w:rStyle w:val="HTMLCode"/>
                <w:rFonts w:eastAsiaTheme="majorEastAsia"/>
              </w:rPr>
              <w:t>pre_landing</w:t>
            </w:r>
            <w:proofErr w:type="spellEnd"/>
            <w:r>
              <w:rPr>
                <w:rStyle w:val="HTMLCode"/>
                <w:rFonts w:eastAsiaTheme="majorEastAsia"/>
              </w:rPr>
              <w:t>/</w:t>
            </w:r>
          </w:p>
          <w:p w14:paraId="55A5E802" w14:textId="54FFBD0E" w:rsidR="00C04ED6" w:rsidRDefault="00C04ED6" w:rsidP="008B11BB">
            <w:pPr>
              <w:ind w:right="-803"/>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Schoology/</w:t>
            </w:r>
          </w:p>
        </w:tc>
        <w:tc>
          <w:tcPr>
            <w:tcW w:w="3154" w:type="dxa"/>
            <w:hideMark/>
          </w:tcPr>
          <w:p w14:paraId="58C28472" w14:textId="77777777" w:rsidR="00C04ED6" w:rsidRDefault="00C04ED6" w:rsidP="008B11BB">
            <w:pPr>
              <w:ind w:right="1218"/>
              <w:cnfStyle w:val="000000000000" w:firstRow="0" w:lastRow="0" w:firstColumn="0" w:lastColumn="0" w:oddVBand="0" w:evenVBand="0" w:oddHBand="0" w:evenHBand="0" w:firstRowFirstColumn="0" w:firstRowLastColumn="0" w:lastRowFirstColumn="0" w:lastRowLastColumn="0"/>
            </w:pPr>
            <w:r>
              <w:t>Student Submissions CSV, Question Data CSV, Submission Summary CSV</w:t>
            </w:r>
          </w:p>
        </w:tc>
        <w:tc>
          <w:tcPr>
            <w:tcW w:w="2158" w:type="dxa"/>
            <w:hideMark/>
          </w:tcPr>
          <w:p w14:paraId="395FDC96" w14:textId="77777777" w:rsidR="00C04ED6" w:rsidRDefault="00C04ED6">
            <w:pPr>
              <w:cnfStyle w:val="000000000000" w:firstRow="0" w:lastRow="0" w:firstColumn="0" w:lastColumn="0" w:oddVBand="0" w:evenVBand="0" w:oddHBand="0" w:evenHBand="0" w:firstRowFirstColumn="0" w:firstRowLastColumn="0" w:lastRowFirstColumn="0" w:lastRowLastColumn="0"/>
            </w:pPr>
            <w:r>
              <w:t xml:space="preserve">Triggered daily by bot; includes </w:t>
            </w:r>
            <w:r>
              <w:rPr>
                <w:rStyle w:val="HTMLCode"/>
                <w:rFonts w:eastAsiaTheme="majorEastAsia"/>
              </w:rPr>
              <w:t>{school}_success.txt</w:t>
            </w:r>
            <w:r>
              <w:t xml:space="preserve"> marker.</w:t>
            </w:r>
          </w:p>
        </w:tc>
      </w:tr>
      <w:tr w:rsidR="00CC2D00" w14:paraId="16FBC296" w14:textId="77777777" w:rsidTr="60ED76E5">
        <w:tc>
          <w:tcPr>
            <w:cnfStyle w:val="001000000000" w:firstRow="0" w:lastRow="0" w:firstColumn="1" w:lastColumn="0" w:oddVBand="0" w:evenVBand="0" w:oddHBand="0" w:evenHBand="0" w:firstRowFirstColumn="0" w:firstRowLastColumn="0" w:lastRowFirstColumn="0" w:lastRowLastColumn="0"/>
            <w:tcW w:w="1328" w:type="dxa"/>
            <w:hideMark/>
          </w:tcPr>
          <w:p w14:paraId="28E927A4" w14:textId="77777777" w:rsidR="00C04ED6" w:rsidRDefault="00C04ED6">
            <w:r>
              <w:rPr>
                <w:rStyle w:val="Strong"/>
              </w:rPr>
              <w:t>Stage (Cleaned)</w:t>
            </w:r>
          </w:p>
        </w:tc>
        <w:tc>
          <w:tcPr>
            <w:tcW w:w="1435" w:type="dxa"/>
            <w:hideMark/>
          </w:tcPr>
          <w:p w14:paraId="13A291D4" w14:textId="77777777" w:rsidR="00C04ED6" w:rsidRDefault="00C04ED6">
            <w:pPr>
              <w:cnfStyle w:val="000000000000" w:firstRow="0" w:lastRow="0" w:firstColumn="0" w:lastColumn="0" w:oddVBand="0" w:evenVBand="0" w:oddHBand="0" w:evenHBand="0" w:firstRowFirstColumn="0" w:firstRowLastColumn="0" w:lastRowFirstColumn="0" w:lastRowLastColumn="0"/>
            </w:pPr>
            <w:r>
              <w:t>Standardize and lightly transform raw files; ensure schema consistency.</w:t>
            </w:r>
          </w:p>
        </w:tc>
        <w:tc>
          <w:tcPr>
            <w:tcW w:w="2137" w:type="dxa"/>
            <w:hideMark/>
          </w:tcPr>
          <w:p w14:paraId="5EC11DEC" w14:textId="77777777" w:rsidR="00C04ED6" w:rsidRDefault="00C04ED6">
            <w:pPr>
              <w:cnfStyle w:val="000000000000" w:firstRow="0" w:lastRow="0" w:firstColumn="0" w:lastColumn="0" w:oddVBand="0" w:evenVBand="0" w:oddHBand="0" w:evenHBand="0" w:firstRowFirstColumn="0" w:firstRowLastColumn="0" w:lastRowFirstColumn="0" w:lastRowLastColumn="0"/>
            </w:pPr>
            <w:r>
              <w:t xml:space="preserve">Synapse Lake Database: </w:t>
            </w:r>
            <w:r>
              <w:rPr>
                <w:rStyle w:val="HTMLCode"/>
                <w:rFonts w:eastAsiaTheme="majorEastAsia"/>
              </w:rPr>
              <w:t>ldb_dev_s1</w:t>
            </w:r>
            <w:r>
              <w:t xml:space="preserve"> </w:t>
            </w:r>
            <w:r>
              <w:rPr>
                <w:rStyle w:val="Emphasis"/>
              </w:rPr>
              <w:t>(confirm exact name)</w:t>
            </w:r>
          </w:p>
        </w:tc>
        <w:tc>
          <w:tcPr>
            <w:tcW w:w="3154" w:type="dxa"/>
            <w:hideMark/>
          </w:tcPr>
          <w:p w14:paraId="31A5D182" w14:textId="77777777" w:rsidR="00C04ED6" w:rsidRDefault="00C04ED6" w:rsidP="60ED76E5">
            <w:pPr>
              <w:cnfStyle w:val="000000000000" w:firstRow="0" w:lastRow="0" w:firstColumn="0" w:lastColumn="0" w:oddVBand="0" w:evenVBand="0" w:oddHBand="0" w:evenHBand="0" w:firstRowFirstColumn="0" w:firstRowLastColumn="0" w:lastRowFirstColumn="0" w:lastRowLastColumn="0"/>
              <w:rPr>
                <w:rStyle w:val="HTMLCode"/>
                <w:rFonts w:eastAsiaTheme="majorEastAsia"/>
              </w:rPr>
            </w:pPr>
            <w:proofErr w:type="spellStart"/>
            <w:r w:rsidRPr="60ED76E5">
              <w:rPr>
                <w:rStyle w:val="HTMLCode"/>
                <w:rFonts w:eastAsiaTheme="majorEastAsia"/>
              </w:rPr>
              <w:t>stage_student_submission</w:t>
            </w:r>
            <w:proofErr w:type="spellEnd"/>
            <w:r w:rsidRPr="60ED76E5">
              <w:t xml:space="preserve">, </w:t>
            </w:r>
            <w:proofErr w:type="spellStart"/>
            <w:r w:rsidRPr="60ED76E5">
              <w:rPr>
                <w:rStyle w:val="HTMLCode"/>
                <w:rFonts w:eastAsiaTheme="majorEastAsia"/>
              </w:rPr>
              <w:t>stage_question_data</w:t>
            </w:r>
            <w:proofErr w:type="spellEnd"/>
            <w:r w:rsidRPr="60ED76E5">
              <w:t xml:space="preserve">, </w:t>
            </w:r>
            <w:proofErr w:type="spellStart"/>
            <w:r w:rsidRPr="60ED76E5">
              <w:rPr>
                <w:rStyle w:val="HTMLCode"/>
                <w:rFonts w:eastAsiaTheme="majorEastAsia"/>
              </w:rPr>
              <w:t>stage_submission_summary</w:t>
            </w:r>
            <w:proofErr w:type="spellEnd"/>
          </w:p>
        </w:tc>
        <w:tc>
          <w:tcPr>
            <w:tcW w:w="2158" w:type="dxa"/>
            <w:hideMark/>
          </w:tcPr>
          <w:p w14:paraId="41633BD9" w14:textId="77777777" w:rsidR="00C04ED6" w:rsidRDefault="00C04ED6">
            <w:pPr>
              <w:cnfStyle w:val="000000000000" w:firstRow="0" w:lastRow="0" w:firstColumn="0" w:lastColumn="0" w:oddVBand="0" w:evenVBand="0" w:oddHBand="0" w:evenHBand="0" w:firstRowFirstColumn="0" w:firstRowLastColumn="0" w:lastRowFirstColumn="0" w:lastRowLastColumn="0"/>
            </w:pPr>
            <w:r>
              <w:t>Applied type coercion, column renaming, null handling.</w:t>
            </w:r>
          </w:p>
        </w:tc>
      </w:tr>
      <w:tr w:rsidR="00CC2D00" w14:paraId="43E2C72F" w14:textId="77777777" w:rsidTr="60ED76E5">
        <w:tc>
          <w:tcPr>
            <w:cnfStyle w:val="001000000000" w:firstRow="0" w:lastRow="0" w:firstColumn="1" w:lastColumn="0" w:oddVBand="0" w:evenVBand="0" w:oddHBand="0" w:evenHBand="0" w:firstRowFirstColumn="0" w:firstRowLastColumn="0" w:lastRowFirstColumn="0" w:lastRowLastColumn="0"/>
            <w:tcW w:w="1328" w:type="dxa"/>
            <w:hideMark/>
          </w:tcPr>
          <w:p w14:paraId="5364A44C" w14:textId="77777777" w:rsidR="00C04ED6" w:rsidRDefault="00C04ED6">
            <w:r>
              <w:rPr>
                <w:rStyle w:val="Strong"/>
              </w:rPr>
              <w:t>Enriched (Joined)</w:t>
            </w:r>
          </w:p>
        </w:tc>
        <w:tc>
          <w:tcPr>
            <w:tcW w:w="1435" w:type="dxa"/>
            <w:hideMark/>
          </w:tcPr>
          <w:p w14:paraId="56FFCD1A" w14:textId="77777777" w:rsidR="00C04ED6" w:rsidRDefault="00C04ED6">
            <w:pPr>
              <w:cnfStyle w:val="000000000000" w:firstRow="0" w:lastRow="0" w:firstColumn="0" w:lastColumn="0" w:oddVBand="0" w:evenVBand="0" w:oddHBand="0" w:evenHBand="0" w:firstRowFirstColumn="0" w:firstRowLastColumn="0" w:lastRowFirstColumn="0" w:lastRowLastColumn="0"/>
            </w:pPr>
            <w:r>
              <w:t>Join fact tables with dimensions to add context (items, subjects, sections, standards, users).</w:t>
            </w:r>
          </w:p>
        </w:tc>
        <w:tc>
          <w:tcPr>
            <w:tcW w:w="2137" w:type="dxa"/>
            <w:hideMark/>
          </w:tcPr>
          <w:p w14:paraId="2E6C41F4" w14:textId="77777777" w:rsidR="00C04ED6" w:rsidRDefault="00C04ED6">
            <w:pPr>
              <w:cnfStyle w:val="000000000000" w:firstRow="0" w:lastRow="0" w:firstColumn="0" w:lastColumn="0" w:oddVBand="0" w:evenVBand="0" w:oddHBand="0" w:evenHBand="0" w:firstRowFirstColumn="0" w:firstRowLastColumn="0" w:lastRowFirstColumn="0" w:lastRowLastColumn="0"/>
            </w:pPr>
            <w:r>
              <w:t xml:space="preserve">Synapse Lake Database: </w:t>
            </w:r>
            <w:r>
              <w:rPr>
                <w:rStyle w:val="HTMLCode"/>
                <w:rFonts w:eastAsiaTheme="majorEastAsia"/>
              </w:rPr>
              <w:t>ldb_dev_s2</w:t>
            </w:r>
          </w:p>
        </w:tc>
        <w:tc>
          <w:tcPr>
            <w:tcW w:w="3154" w:type="dxa"/>
            <w:hideMark/>
          </w:tcPr>
          <w:p w14:paraId="0A2AE983" w14:textId="77777777" w:rsidR="00C04ED6" w:rsidRDefault="00C04ED6" w:rsidP="60ED76E5">
            <w:pPr>
              <w:cnfStyle w:val="000000000000" w:firstRow="0" w:lastRow="0" w:firstColumn="0" w:lastColumn="0" w:oddVBand="0" w:evenVBand="0" w:oddHBand="0" w:evenHBand="0" w:firstRowFirstColumn="0" w:firstRowLastColumn="0" w:lastRowFirstColumn="0" w:lastRowLastColumn="0"/>
              <w:rPr>
                <w:rStyle w:val="HTMLCode"/>
                <w:rFonts w:eastAsiaTheme="majorEastAsia"/>
              </w:rPr>
            </w:pPr>
            <w:proofErr w:type="spellStart"/>
            <w:r w:rsidRPr="60ED76E5">
              <w:rPr>
                <w:rStyle w:val="HTMLCode"/>
                <w:rFonts w:eastAsiaTheme="majorEastAsia"/>
              </w:rPr>
              <w:t>fact_student_submission_enriched</w:t>
            </w:r>
            <w:proofErr w:type="spellEnd"/>
            <w:r w:rsidRPr="60ED76E5">
              <w:t xml:space="preserve">, </w:t>
            </w:r>
            <w:proofErr w:type="spellStart"/>
            <w:r w:rsidRPr="60ED76E5">
              <w:rPr>
                <w:rStyle w:val="HTMLCode"/>
                <w:rFonts w:eastAsiaTheme="majorEastAsia"/>
              </w:rPr>
              <w:t>fact_question_detail</w:t>
            </w:r>
            <w:proofErr w:type="spellEnd"/>
            <w:r w:rsidRPr="60ED76E5">
              <w:t xml:space="preserve">, </w:t>
            </w:r>
            <w:proofErr w:type="spellStart"/>
            <w:r w:rsidRPr="60ED76E5">
              <w:rPr>
                <w:rStyle w:val="HTMLCode"/>
                <w:rFonts w:eastAsiaTheme="majorEastAsia"/>
              </w:rPr>
              <w:t>fact_standard_alignment</w:t>
            </w:r>
            <w:proofErr w:type="spellEnd"/>
          </w:p>
        </w:tc>
        <w:tc>
          <w:tcPr>
            <w:tcW w:w="2158" w:type="dxa"/>
            <w:hideMark/>
          </w:tcPr>
          <w:p w14:paraId="2B4CFF16" w14:textId="77777777" w:rsidR="00C04ED6" w:rsidRDefault="00C04ED6">
            <w:pPr>
              <w:cnfStyle w:val="000000000000" w:firstRow="0" w:lastRow="0" w:firstColumn="0" w:lastColumn="0" w:oddVBand="0" w:evenVBand="0" w:oddHBand="0" w:evenHBand="0" w:firstRowFirstColumn="0" w:firstRowLastColumn="0" w:lastRowFirstColumn="0" w:lastRowLastColumn="0"/>
            </w:pPr>
            <w:r>
              <w:t>Acts as the foundation for cube aggregations.</w:t>
            </w:r>
          </w:p>
        </w:tc>
      </w:tr>
      <w:tr w:rsidR="00CC2D00" w14:paraId="125281DB" w14:textId="77777777" w:rsidTr="60ED76E5">
        <w:tc>
          <w:tcPr>
            <w:cnfStyle w:val="001000000000" w:firstRow="0" w:lastRow="0" w:firstColumn="1" w:lastColumn="0" w:oddVBand="0" w:evenVBand="0" w:oddHBand="0" w:evenHBand="0" w:firstRowFirstColumn="0" w:firstRowLastColumn="0" w:lastRowFirstColumn="0" w:lastRowLastColumn="0"/>
            <w:tcW w:w="1328" w:type="dxa"/>
            <w:hideMark/>
          </w:tcPr>
          <w:p w14:paraId="6E0027E5" w14:textId="77777777" w:rsidR="00C04ED6" w:rsidRDefault="00C04ED6">
            <w:r>
              <w:rPr>
                <w:rStyle w:val="Strong"/>
              </w:rPr>
              <w:t>Aggregated Outputs (Cubes)</w:t>
            </w:r>
          </w:p>
        </w:tc>
        <w:tc>
          <w:tcPr>
            <w:tcW w:w="1435" w:type="dxa"/>
            <w:hideMark/>
          </w:tcPr>
          <w:p w14:paraId="17076385" w14:textId="77777777" w:rsidR="00C04ED6" w:rsidRDefault="00C04ED6">
            <w:pPr>
              <w:cnfStyle w:val="000000000000" w:firstRow="0" w:lastRow="0" w:firstColumn="0" w:lastColumn="0" w:oddVBand="0" w:evenVBand="0" w:oddHBand="0" w:evenHBand="0" w:firstRowFirstColumn="0" w:firstRowLastColumn="0" w:lastRowFirstColumn="0" w:lastRowLastColumn="0"/>
            </w:pPr>
            <w:r w:rsidRPr="60ED76E5">
              <w:t>Summarized datasets optimized for reporting; partitioned by school/date.</w:t>
            </w:r>
          </w:p>
        </w:tc>
        <w:tc>
          <w:tcPr>
            <w:tcW w:w="2137" w:type="dxa"/>
            <w:hideMark/>
          </w:tcPr>
          <w:p w14:paraId="1181AB61" w14:textId="77777777" w:rsidR="00C04ED6" w:rsidRDefault="00C04ED6">
            <w:pPr>
              <w:cnfStyle w:val="000000000000" w:firstRow="0" w:lastRow="0" w:firstColumn="0" w:lastColumn="0" w:oddVBand="0" w:evenVBand="0" w:oddHBand="0" w:evenHBand="0" w:firstRowFirstColumn="0" w:firstRowLastColumn="0" w:lastRowFirstColumn="0" w:lastRowLastColumn="0"/>
            </w:pPr>
            <w:r>
              <w:t xml:space="preserve">Synapse Lake Database: </w:t>
            </w:r>
            <w:r>
              <w:rPr>
                <w:rStyle w:val="HTMLCode"/>
                <w:rFonts w:eastAsiaTheme="majorEastAsia"/>
              </w:rPr>
              <w:t>ldb_dev_s3</w:t>
            </w:r>
          </w:p>
        </w:tc>
        <w:tc>
          <w:tcPr>
            <w:tcW w:w="3154" w:type="dxa"/>
            <w:hideMark/>
          </w:tcPr>
          <w:p w14:paraId="36985559" w14:textId="77777777" w:rsidR="00C04ED6" w:rsidRDefault="00C04ED6">
            <w:pPr>
              <w:cnfStyle w:val="000000000000" w:firstRow="0" w:lastRow="0" w:firstColumn="0" w:lastColumn="0" w:oddVBand="0" w:evenVBand="0" w:oddHBand="0" w:evenHBand="0" w:firstRowFirstColumn="0" w:firstRowLastColumn="0" w:lastRowFirstColumn="0" w:lastRowLastColumn="0"/>
            </w:pPr>
            <w:proofErr w:type="spellStart"/>
            <w:r w:rsidRPr="60ED76E5">
              <w:rPr>
                <w:rStyle w:val="HTMLCode"/>
                <w:rFonts w:eastAsiaTheme="majorEastAsia"/>
              </w:rPr>
              <w:t>cube_school_summary</w:t>
            </w:r>
            <w:proofErr w:type="spellEnd"/>
            <w:r w:rsidRPr="60ED76E5">
              <w:t xml:space="preserve">, </w:t>
            </w:r>
            <w:proofErr w:type="spellStart"/>
            <w:r w:rsidRPr="60ED76E5">
              <w:rPr>
                <w:rStyle w:val="HTMLCode"/>
                <w:rFonts w:eastAsiaTheme="majorEastAsia"/>
              </w:rPr>
              <w:t>cube_grade_summary</w:t>
            </w:r>
            <w:proofErr w:type="spellEnd"/>
            <w:r w:rsidRPr="60ED76E5">
              <w:t xml:space="preserve">, </w:t>
            </w:r>
            <w:proofErr w:type="spellStart"/>
            <w:r w:rsidRPr="60ED76E5">
              <w:rPr>
                <w:rStyle w:val="HTMLCode"/>
                <w:rFonts w:eastAsiaTheme="majorEastAsia"/>
              </w:rPr>
              <w:t>cube_standard_summary</w:t>
            </w:r>
            <w:proofErr w:type="spellEnd"/>
            <w:r w:rsidRPr="60ED76E5">
              <w:t xml:space="preserve">, </w:t>
            </w:r>
            <w:proofErr w:type="spellStart"/>
            <w:r w:rsidRPr="60ED76E5">
              <w:rPr>
                <w:rStyle w:val="HTMLCode"/>
                <w:rFonts w:eastAsiaTheme="majorEastAsia"/>
              </w:rPr>
              <w:t>cube_question_summary</w:t>
            </w:r>
            <w:proofErr w:type="spellEnd"/>
            <w:r w:rsidRPr="60ED76E5">
              <w:t xml:space="preserve">, </w:t>
            </w:r>
            <w:proofErr w:type="spellStart"/>
            <w:r w:rsidRPr="60ED76E5">
              <w:rPr>
                <w:rStyle w:val="HTMLCode"/>
                <w:rFonts w:eastAsiaTheme="majorEastAsia"/>
              </w:rPr>
              <w:t>cube_users_summary</w:t>
            </w:r>
            <w:proofErr w:type="spellEnd"/>
            <w:r w:rsidRPr="60ED76E5">
              <w:t>, etc.</w:t>
            </w:r>
          </w:p>
        </w:tc>
        <w:tc>
          <w:tcPr>
            <w:tcW w:w="2158" w:type="dxa"/>
            <w:hideMark/>
          </w:tcPr>
          <w:p w14:paraId="0D0EF826" w14:textId="77777777" w:rsidR="00C04ED6" w:rsidRDefault="00C04ED6">
            <w:pPr>
              <w:cnfStyle w:val="000000000000" w:firstRow="0" w:lastRow="0" w:firstColumn="0" w:lastColumn="0" w:oddVBand="0" w:evenVBand="0" w:oddHBand="0" w:evenHBand="0" w:firstRowFirstColumn="0" w:firstRowLastColumn="0" w:lastRowFirstColumn="0" w:lastRowLastColumn="0"/>
            </w:pPr>
            <w:r w:rsidRPr="60ED76E5">
              <w:t xml:space="preserve">Full catalog of cubes is described in </w:t>
            </w:r>
            <w:r w:rsidRPr="60ED76E5">
              <w:rPr>
                <w:rStyle w:val="Strong"/>
              </w:rPr>
              <w:t>Section 6</w:t>
            </w:r>
            <w:r w:rsidRPr="60ED76E5">
              <w:t>.</w:t>
            </w:r>
          </w:p>
        </w:tc>
      </w:tr>
    </w:tbl>
    <w:p w14:paraId="024C5CF1" w14:textId="495C7084" w:rsidR="00C04ED6" w:rsidRDefault="00C04ED6" w:rsidP="00C04ED6"/>
    <w:p w14:paraId="46964DBC" w14:textId="1126ABB3" w:rsidR="00C04ED6" w:rsidRDefault="00C04ED6" w:rsidP="00C04ED6">
      <w:pPr>
        <w:pStyle w:val="Heading3"/>
      </w:pPr>
      <w:bookmarkStart w:id="532" w:name="_Toc209233607"/>
      <w:r>
        <w:rPr>
          <w:rStyle w:val="Strong"/>
          <w:b w:val="0"/>
          <w:bCs w:val="0"/>
        </w:rPr>
        <w:t>Operator Notes</w:t>
      </w:r>
      <w:bookmarkEnd w:id="532"/>
    </w:p>
    <w:p w14:paraId="2CA3DA1E" w14:textId="77777777" w:rsidR="00466970" w:rsidRDefault="00466970" w:rsidP="00DD5F3A">
      <w:pPr>
        <w:pStyle w:val="ListParagraph"/>
        <w:numPr>
          <w:ilvl w:val="0"/>
          <w:numId w:val="10"/>
        </w:numPr>
      </w:pPr>
      <w:r>
        <w:rPr>
          <w:rStyle w:val="Strong"/>
        </w:rPr>
        <w:t>Viewing in Synapse Studio:</w:t>
      </w:r>
    </w:p>
    <w:p w14:paraId="66D91478" w14:textId="30F31D1B" w:rsidR="00466970" w:rsidRPr="00466970" w:rsidRDefault="00466970" w:rsidP="00DD5F3A">
      <w:pPr>
        <w:pStyle w:val="ListParagraph"/>
        <w:numPr>
          <w:ilvl w:val="1"/>
          <w:numId w:val="10"/>
        </w:numPr>
      </w:pPr>
      <w:r>
        <w:t xml:space="preserve">Layers are visible in </w:t>
      </w:r>
      <w:r>
        <w:rPr>
          <w:rStyle w:val="Strong"/>
        </w:rPr>
        <w:t>Synapse Studio → Data → Lake databases</w:t>
      </w:r>
      <w:r>
        <w:t>.</w:t>
      </w:r>
    </w:p>
    <w:p w14:paraId="24F370AA" w14:textId="4774CC94" w:rsidR="00466970" w:rsidRDefault="00466970" w:rsidP="00DD5F3A">
      <w:pPr>
        <w:pStyle w:val="ListParagraph"/>
        <w:numPr>
          <w:ilvl w:val="1"/>
          <w:numId w:val="10"/>
        </w:numPr>
      </w:pPr>
      <w:r>
        <w:t xml:space="preserve">Open Synapse Studio → </w:t>
      </w:r>
      <w:r>
        <w:rPr>
          <w:rStyle w:val="Emphasis"/>
        </w:rPr>
        <w:t>Data</w:t>
      </w:r>
      <w:r>
        <w:t xml:space="preserve"> tab → select the correct database (</w:t>
      </w:r>
      <w:r w:rsidRPr="00466970">
        <w:rPr>
          <w:rStyle w:val="HTMLCode"/>
          <w:rFonts w:eastAsiaTheme="majorEastAsia"/>
        </w:rPr>
        <w:t>ldb_dev_s1</w:t>
      </w:r>
      <w:r>
        <w:t xml:space="preserve">, </w:t>
      </w:r>
      <w:r w:rsidRPr="00466970">
        <w:rPr>
          <w:rStyle w:val="HTMLCode"/>
          <w:rFonts w:eastAsiaTheme="majorEastAsia"/>
        </w:rPr>
        <w:t>ldb_dev_s2</w:t>
      </w:r>
      <w:r>
        <w:t xml:space="preserve">, </w:t>
      </w:r>
      <w:r w:rsidRPr="00466970">
        <w:rPr>
          <w:rStyle w:val="HTMLCode"/>
          <w:rFonts w:eastAsiaTheme="majorEastAsia"/>
        </w:rPr>
        <w:t>ldb_dev_s3</w:t>
      </w:r>
      <w:r>
        <w:t>).</w:t>
      </w:r>
    </w:p>
    <w:p w14:paraId="0F310A61" w14:textId="3BE7A677" w:rsidR="00C04ED6" w:rsidRPr="00466970" w:rsidRDefault="00466970" w:rsidP="00DD5F3A">
      <w:pPr>
        <w:pStyle w:val="ListParagraph"/>
        <w:numPr>
          <w:ilvl w:val="1"/>
          <w:numId w:val="10"/>
        </w:numPr>
      </w:pPr>
      <w:r>
        <w:t>Landing (raw CSVs) are not in Synapse DBs; they are visible in Blob Storage Explorer.</w:t>
      </w:r>
    </w:p>
    <w:p w14:paraId="6767F6FD" w14:textId="77777777" w:rsidR="00C04ED6" w:rsidRDefault="00C04ED6" w:rsidP="00DD5F3A">
      <w:pPr>
        <w:pStyle w:val="ListParagraph"/>
        <w:numPr>
          <w:ilvl w:val="0"/>
          <w:numId w:val="9"/>
        </w:numPr>
      </w:pPr>
      <w:r>
        <w:t xml:space="preserve">Tables follow a </w:t>
      </w:r>
      <w:r>
        <w:rPr>
          <w:rStyle w:val="Strong"/>
        </w:rPr>
        <w:t>layered naming convention</w:t>
      </w:r>
      <w:r>
        <w:t xml:space="preserve"> (</w:t>
      </w:r>
      <w:r w:rsidRPr="00466970">
        <w:rPr>
          <w:rStyle w:val="HTMLCode"/>
          <w:rFonts w:eastAsiaTheme="majorEastAsia"/>
        </w:rPr>
        <w:t>stage_</w:t>
      </w:r>
      <w:r>
        <w:t xml:space="preserve">, </w:t>
      </w:r>
      <w:r w:rsidRPr="00466970">
        <w:rPr>
          <w:rStyle w:val="HTMLCode"/>
          <w:rFonts w:eastAsiaTheme="majorEastAsia"/>
        </w:rPr>
        <w:t>fact_</w:t>
      </w:r>
      <w:r>
        <w:t xml:space="preserve">, </w:t>
      </w:r>
      <w:r w:rsidRPr="00466970">
        <w:rPr>
          <w:rStyle w:val="HTMLCode"/>
          <w:rFonts w:eastAsiaTheme="majorEastAsia"/>
        </w:rPr>
        <w:t>cube_</w:t>
      </w:r>
      <w:r>
        <w:t>).</w:t>
      </w:r>
    </w:p>
    <w:p w14:paraId="1A7B3A41" w14:textId="40EA065C" w:rsidR="00C04ED6" w:rsidRDefault="00C04ED6" w:rsidP="00DD5F3A">
      <w:pPr>
        <w:pStyle w:val="ListParagraph"/>
        <w:numPr>
          <w:ilvl w:val="0"/>
          <w:numId w:val="9"/>
        </w:numPr>
      </w:pPr>
      <w:r>
        <w:lastRenderedPageBreak/>
        <w:t xml:space="preserve">Each table is stored in </w:t>
      </w:r>
      <w:r>
        <w:rPr>
          <w:rStyle w:val="Strong"/>
        </w:rPr>
        <w:t>Delta format</w:t>
      </w:r>
      <w:r>
        <w:t>, enabling ACID transactions and incremental writes</w:t>
      </w:r>
    </w:p>
    <w:p w14:paraId="04768A23" w14:textId="77777777" w:rsidR="00C04ED6" w:rsidRDefault="00C04ED6" w:rsidP="00DD5F3A">
      <w:pPr>
        <w:pStyle w:val="ListParagraph"/>
        <w:numPr>
          <w:ilvl w:val="0"/>
          <w:numId w:val="9"/>
        </w:numPr>
      </w:pPr>
      <w:r>
        <w:t>When debugging, operators should:</w:t>
      </w:r>
    </w:p>
    <w:p w14:paraId="529E0EDF" w14:textId="77777777" w:rsidR="00C04ED6" w:rsidRDefault="00C04ED6" w:rsidP="00DD5F3A">
      <w:pPr>
        <w:pStyle w:val="ListParagraph"/>
        <w:numPr>
          <w:ilvl w:val="1"/>
          <w:numId w:val="9"/>
        </w:numPr>
      </w:pPr>
      <w:r>
        <w:t>Verify raw CSVs exist in Blob.</w:t>
      </w:r>
    </w:p>
    <w:p w14:paraId="14AD56A8" w14:textId="77777777" w:rsidR="00C04ED6" w:rsidRDefault="00C04ED6" w:rsidP="00DD5F3A">
      <w:pPr>
        <w:pStyle w:val="ListParagraph"/>
        <w:numPr>
          <w:ilvl w:val="1"/>
          <w:numId w:val="9"/>
        </w:numPr>
      </w:pPr>
      <w:r>
        <w:t>Check that Stage tables loaded correctly.</w:t>
      </w:r>
    </w:p>
    <w:p w14:paraId="58E2361C" w14:textId="77777777" w:rsidR="00C04ED6" w:rsidRDefault="00C04ED6" w:rsidP="00DD5F3A">
      <w:pPr>
        <w:pStyle w:val="ListParagraph"/>
        <w:numPr>
          <w:ilvl w:val="1"/>
          <w:numId w:val="9"/>
        </w:numPr>
      </w:pPr>
      <w:r>
        <w:t>Confirm Enriched fact/dimension joins.</w:t>
      </w:r>
    </w:p>
    <w:p w14:paraId="3D0B9D46" w14:textId="77777777" w:rsidR="00466970" w:rsidRPr="00466970" w:rsidRDefault="00C04ED6" w:rsidP="00DD5F3A">
      <w:pPr>
        <w:pStyle w:val="ListParagraph"/>
        <w:numPr>
          <w:ilvl w:val="1"/>
          <w:numId w:val="9"/>
        </w:numPr>
      </w:pPr>
      <w:r>
        <w:t>Validate Aggregated cube outputs before Power BI refresh.</w:t>
      </w:r>
    </w:p>
    <w:p w14:paraId="32656C57" w14:textId="6BCD4637" w:rsidR="00466970" w:rsidRDefault="00466970" w:rsidP="00DD5F3A">
      <w:pPr>
        <w:pStyle w:val="ListParagraph"/>
        <w:numPr>
          <w:ilvl w:val="0"/>
          <w:numId w:val="9"/>
        </w:numPr>
      </w:pPr>
      <w:r>
        <w:rPr>
          <w:rStyle w:val="Strong"/>
        </w:rPr>
        <w:t>Retention:</w:t>
      </w:r>
    </w:p>
    <w:p w14:paraId="77FA05E4" w14:textId="77777777" w:rsidR="00466970" w:rsidRDefault="00466970" w:rsidP="00DD5F3A">
      <w:pPr>
        <w:pStyle w:val="ListParagraph"/>
        <w:numPr>
          <w:ilvl w:val="1"/>
          <w:numId w:val="9"/>
        </w:numPr>
      </w:pPr>
      <w:r>
        <w:t>Landing files are retained as the historical record.</w:t>
      </w:r>
    </w:p>
    <w:p w14:paraId="4DC0F62F" w14:textId="77777777" w:rsidR="00466970" w:rsidRDefault="00466970" w:rsidP="00DD5F3A">
      <w:pPr>
        <w:pStyle w:val="ListParagraph"/>
        <w:numPr>
          <w:ilvl w:val="1"/>
          <w:numId w:val="9"/>
        </w:numPr>
      </w:pPr>
      <w:r>
        <w:t>Stage and Enriched layers can be regenerated by re-running pipelines if needed.</w:t>
      </w:r>
    </w:p>
    <w:p w14:paraId="7F3278EB" w14:textId="56271B49" w:rsidR="009935A2" w:rsidRPr="00567574" w:rsidRDefault="00466970" w:rsidP="00DD5F3A">
      <w:pPr>
        <w:pStyle w:val="ListParagraph"/>
        <w:numPr>
          <w:ilvl w:val="1"/>
          <w:numId w:val="9"/>
        </w:numPr>
      </w:pPr>
      <w:r>
        <w:t>Cubes are safe to rebuild because they are idempotent.</w:t>
      </w:r>
    </w:p>
    <w:p w14:paraId="4F14C859" w14:textId="77777777" w:rsidR="00567574" w:rsidRDefault="00567574" w:rsidP="00567574">
      <w:pPr>
        <w:pStyle w:val="Heading1"/>
      </w:pPr>
      <w:bookmarkStart w:id="533" w:name="_Toc209233608"/>
      <w:r>
        <w:rPr>
          <w:rStyle w:val="Strong"/>
          <w:b w:val="0"/>
          <w:bCs w:val="0"/>
        </w:rPr>
        <w:t>6. Analytical Cubes (Catalog)</w:t>
      </w:r>
      <w:bookmarkEnd w:id="533"/>
    </w:p>
    <w:p w14:paraId="6B56E8A7" w14:textId="77777777" w:rsidR="00567574" w:rsidRDefault="00567574" w:rsidP="00567574">
      <w:pPr>
        <w:pStyle w:val="Heading3"/>
      </w:pPr>
      <w:bookmarkStart w:id="534" w:name="_Toc209233609"/>
      <w:r>
        <w:rPr>
          <w:rStyle w:val="Strong"/>
          <w:b w:val="0"/>
          <w:bCs w:val="0"/>
        </w:rPr>
        <w:t>High-Level Summary</w:t>
      </w:r>
      <w:bookmarkEnd w:id="534"/>
    </w:p>
    <w:p w14:paraId="00284535" w14:textId="77777777" w:rsidR="00567574" w:rsidRDefault="00567574" w:rsidP="00567574">
      <w:r>
        <w:t xml:space="preserve">Analytical cubes are the final aggregated outputs produced by the </w:t>
      </w:r>
      <w:proofErr w:type="spellStart"/>
      <w:r>
        <w:rPr>
          <w:rStyle w:val="HTMLCode"/>
          <w:rFonts w:eastAsiaTheme="majorEastAsia"/>
        </w:rPr>
        <w:t>Schoology_py</w:t>
      </w:r>
      <w:proofErr w:type="spellEnd"/>
      <w:r>
        <w:t xml:space="preserve"> notebook and Synapse pipelines. Each cube is optimized for reporting at a specific level of analysis — school, grade, standard, question, or user. They are written in </w:t>
      </w:r>
      <w:r>
        <w:rPr>
          <w:rStyle w:val="Strong"/>
        </w:rPr>
        <w:t>Delta format</w:t>
      </w:r>
      <w:r>
        <w:t xml:space="preserve"> and consumed directly by </w:t>
      </w:r>
      <w:r>
        <w:rPr>
          <w:rStyle w:val="Strong"/>
        </w:rPr>
        <w:t>Power BI datasets</w:t>
      </w:r>
      <w:r>
        <w:t xml:space="preserve"> within tenant-specific workspaces. Cubes are idempotent and safe to rebuild, ensuring consistent reporting across re-runs.</w:t>
      </w:r>
    </w:p>
    <w:p w14:paraId="23F3C385" w14:textId="77777777" w:rsidR="00567574" w:rsidRDefault="00000000" w:rsidP="00567574">
      <w:r>
        <w:pict w14:anchorId="2F4338E4">
          <v:rect id="_x0000_i1030" style="width:0;height:1.5pt" o:hralign="center" o:hrstd="t" o:hr="t" fillcolor="#a0a0a0" stroked="f"/>
        </w:pict>
      </w:r>
    </w:p>
    <w:p w14:paraId="59A080CF" w14:textId="77777777" w:rsidR="00567574" w:rsidRDefault="00567574" w:rsidP="00567574">
      <w:pPr>
        <w:pStyle w:val="Heading3"/>
      </w:pPr>
      <w:bookmarkStart w:id="535" w:name="_Toc209233610"/>
      <w:r>
        <w:rPr>
          <w:rStyle w:val="Strong"/>
          <w:b w:val="0"/>
          <w:bCs w:val="0"/>
        </w:rPr>
        <w:t>Process Description</w:t>
      </w:r>
      <w:bookmarkEnd w:id="535"/>
    </w:p>
    <w:p w14:paraId="7D7A75F6" w14:textId="77777777" w:rsidR="00567574" w:rsidRDefault="00567574" w:rsidP="00567574">
      <w:r>
        <w:t xml:space="preserve">Cubes serve as the </w:t>
      </w:r>
      <w:r>
        <w:rPr>
          <w:rStyle w:val="Strong"/>
        </w:rPr>
        <w:t>semantic layer</w:t>
      </w:r>
      <w:r>
        <w:t xml:space="preserve"> between raw data and reports. Rather than querying raw submissions or enriched fact tables directly, cubes pre-calculate totals, averages, percentages, and correctness metrics aligned with reporting needs. This approach reduces query load on Power BI, ensures standardized business logic, and allows multi-tenant scalability.</w:t>
      </w:r>
    </w:p>
    <w:p w14:paraId="5E0C6CBB" w14:textId="77777777" w:rsidR="00567574" w:rsidRDefault="00567574" w:rsidP="00567574">
      <w:r>
        <w:t>Each cube follows a common structure:</w:t>
      </w:r>
    </w:p>
    <w:p w14:paraId="1DB42045" w14:textId="77777777" w:rsidR="00567574" w:rsidRDefault="00567574" w:rsidP="00DD5F3A">
      <w:pPr>
        <w:pStyle w:val="ListParagraph"/>
        <w:numPr>
          <w:ilvl w:val="0"/>
          <w:numId w:val="11"/>
        </w:numPr>
      </w:pPr>
      <w:r>
        <w:rPr>
          <w:rStyle w:val="Strong"/>
        </w:rPr>
        <w:t>Dimensions</w:t>
      </w:r>
      <w:r>
        <w:t>: assessment, section, grade, subject, standard, user.</w:t>
      </w:r>
    </w:p>
    <w:p w14:paraId="2246C4D8" w14:textId="77777777" w:rsidR="00567574" w:rsidRDefault="00567574" w:rsidP="00DD5F3A">
      <w:pPr>
        <w:pStyle w:val="ListParagraph"/>
        <w:numPr>
          <w:ilvl w:val="0"/>
          <w:numId w:val="11"/>
        </w:numPr>
      </w:pPr>
      <w:r w:rsidRPr="60ED76E5">
        <w:rPr>
          <w:rStyle w:val="Strong"/>
        </w:rPr>
        <w:t>Aggregations</w:t>
      </w:r>
      <w:r w:rsidRPr="60ED76E5">
        <w:t>: total questions, total possible points, scores, averages, percentages.</w:t>
      </w:r>
    </w:p>
    <w:p w14:paraId="0FFA5AC7" w14:textId="77777777" w:rsidR="00567574" w:rsidRDefault="00567574" w:rsidP="00DD5F3A">
      <w:pPr>
        <w:pStyle w:val="ListParagraph"/>
        <w:numPr>
          <w:ilvl w:val="0"/>
          <w:numId w:val="11"/>
        </w:numPr>
      </w:pPr>
      <w:r>
        <w:rPr>
          <w:rStyle w:val="Strong"/>
        </w:rPr>
        <w:t>Filters</w:t>
      </w:r>
      <w:r>
        <w:t>: only valid/graded submissions are included.</w:t>
      </w:r>
    </w:p>
    <w:p w14:paraId="127942A3" w14:textId="77777777" w:rsidR="00567574" w:rsidRDefault="00567574" w:rsidP="00567574">
      <w:r w:rsidRPr="60ED76E5">
        <w:t xml:space="preserve">Cubes feed into different </w:t>
      </w:r>
      <w:r w:rsidRPr="60ED76E5">
        <w:rPr>
          <w:rStyle w:val="Strong"/>
        </w:rPr>
        <w:t>Power BI reports</w:t>
      </w:r>
      <w:r w:rsidRPr="60ED76E5">
        <w:t xml:space="preserve">: some are interactive dashboards (e.g., question deep dive), others are paginated reports (e.g., question summary by teacher). By maintaining a clear catalog, operators and analysts can trace which cubes support which reports, and developers can safely extend the system by adding new cubes to </w:t>
      </w:r>
      <w:proofErr w:type="spellStart"/>
      <w:r w:rsidRPr="60ED76E5">
        <w:rPr>
          <w:rStyle w:val="HTMLCode"/>
          <w:rFonts w:eastAsiaTheme="majorEastAsia"/>
        </w:rPr>
        <w:t>cube_</w:t>
      </w:r>
      <w:proofErr w:type="gramStart"/>
      <w:r w:rsidRPr="60ED76E5">
        <w:rPr>
          <w:rStyle w:val="HTMLCode"/>
          <w:rFonts w:eastAsiaTheme="majorEastAsia"/>
        </w:rPr>
        <w:t>build</w:t>
      </w:r>
      <w:proofErr w:type="spellEnd"/>
      <w:r w:rsidRPr="60ED76E5">
        <w:rPr>
          <w:rStyle w:val="HTMLCode"/>
          <w:rFonts w:eastAsiaTheme="majorEastAsia"/>
        </w:rPr>
        <w:t>(</w:t>
      </w:r>
      <w:proofErr w:type="gramEnd"/>
      <w:r w:rsidRPr="60ED76E5">
        <w:rPr>
          <w:rStyle w:val="HTMLCode"/>
          <w:rFonts w:eastAsiaTheme="majorEastAsia"/>
        </w:rPr>
        <w:t>)</w:t>
      </w:r>
      <w:r w:rsidRPr="60ED76E5">
        <w:t>.</w:t>
      </w:r>
    </w:p>
    <w:p w14:paraId="05F30167" w14:textId="2C63F2FF" w:rsidR="00567574" w:rsidRPr="00567574" w:rsidRDefault="00567574" w:rsidP="00567574">
      <w:pPr>
        <w:pStyle w:val="Heading3"/>
      </w:pPr>
      <w:bookmarkStart w:id="536" w:name="_Toc209233611"/>
      <w:r>
        <w:rPr>
          <w:rStyle w:val="Strong"/>
          <w:b w:val="0"/>
          <w:bCs w:val="0"/>
        </w:rPr>
        <w:lastRenderedPageBreak/>
        <w:t>Detailed Information (Cube Catalog)</w:t>
      </w:r>
      <w:bookmarkEnd w:id="536"/>
    </w:p>
    <w:tbl>
      <w:tblPr>
        <w:tblStyle w:val="GridTable1Light"/>
        <w:tblpPr w:leftFromText="180" w:rightFromText="180" w:vertAnchor="text" w:horzAnchor="margin" w:tblpXSpec="center" w:tblpY="32"/>
        <w:tblW w:w="10885" w:type="dxa"/>
        <w:tblLayout w:type="fixed"/>
        <w:tblLook w:val="04A0" w:firstRow="1" w:lastRow="0" w:firstColumn="1" w:lastColumn="0" w:noHBand="0" w:noVBand="1"/>
      </w:tblPr>
      <w:tblGrid>
        <w:gridCol w:w="3757"/>
        <w:gridCol w:w="2538"/>
        <w:gridCol w:w="2520"/>
        <w:gridCol w:w="2070"/>
      </w:tblGrid>
      <w:tr w:rsidR="00567574" w14:paraId="3291C9A4" w14:textId="77777777" w:rsidTr="60ED7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7" w:type="dxa"/>
            <w:hideMark/>
          </w:tcPr>
          <w:p w14:paraId="5DE05570" w14:textId="77777777" w:rsidR="00567574" w:rsidRPr="00567574" w:rsidRDefault="00567574" w:rsidP="00DC5A7F">
            <w:r w:rsidRPr="00567574">
              <w:t>Cube Name</w:t>
            </w:r>
          </w:p>
        </w:tc>
        <w:tc>
          <w:tcPr>
            <w:tcW w:w="2538" w:type="dxa"/>
            <w:hideMark/>
          </w:tcPr>
          <w:p w14:paraId="023A8E65" w14:textId="77777777" w:rsidR="00567574" w:rsidRPr="00567574" w:rsidRDefault="00567574" w:rsidP="00DC5A7F">
            <w:pPr>
              <w:cnfStyle w:val="100000000000" w:firstRow="1" w:lastRow="0" w:firstColumn="0" w:lastColumn="0" w:oddVBand="0" w:evenVBand="0" w:oddHBand="0" w:evenHBand="0" w:firstRowFirstColumn="0" w:firstRowLastColumn="0" w:lastRowFirstColumn="0" w:lastRowLastColumn="0"/>
            </w:pPr>
            <w:r w:rsidRPr="00567574">
              <w:t>Purpose</w:t>
            </w:r>
          </w:p>
        </w:tc>
        <w:tc>
          <w:tcPr>
            <w:tcW w:w="2520" w:type="dxa"/>
            <w:hideMark/>
          </w:tcPr>
          <w:p w14:paraId="1B7570F7" w14:textId="77777777" w:rsidR="00567574" w:rsidRPr="00567574" w:rsidRDefault="00567574" w:rsidP="00DC5A7F">
            <w:pPr>
              <w:cnfStyle w:val="100000000000" w:firstRow="1" w:lastRow="0" w:firstColumn="0" w:lastColumn="0" w:oddVBand="0" w:evenVBand="0" w:oddHBand="0" w:evenHBand="0" w:firstRowFirstColumn="0" w:firstRowLastColumn="0" w:lastRowFirstColumn="0" w:lastRowLastColumn="0"/>
            </w:pPr>
            <w:r w:rsidRPr="00567574">
              <w:t>Aggregated Metrics</w:t>
            </w:r>
          </w:p>
        </w:tc>
        <w:tc>
          <w:tcPr>
            <w:tcW w:w="2070" w:type="dxa"/>
            <w:hideMark/>
          </w:tcPr>
          <w:p w14:paraId="037B7706" w14:textId="77777777" w:rsidR="00567574" w:rsidRPr="00567574" w:rsidRDefault="00567574" w:rsidP="00DC5A7F">
            <w:pPr>
              <w:cnfStyle w:val="100000000000" w:firstRow="1" w:lastRow="0" w:firstColumn="0" w:lastColumn="0" w:oddVBand="0" w:evenVBand="0" w:oddHBand="0" w:evenHBand="0" w:firstRowFirstColumn="0" w:firstRowLastColumn="0" w:lastRowFirstColumn="0" w:lastRowLastColumn="0"/>
            </w:pPr>
            <w:r w:rsidRPr="00567574">
              <w:t>Usage / Reports</w:t>
            </w:r>
          </w:p>
        </w:tc>
      </w:tr>
      <w:tr w:rsidR="00567574" w14:paraId="6600C94A" w14:textId="77777777" w:rsidTr="60ED76E5">
        <w:tc>
          <w:tcPr>
            <w:cnfStyle w:val="001000000000" w:firstRow="0" w:lastRow="0" w:firstColumn="1" w:lastColumn="0" w:oddVBand="0" w:evenVBand="0" w:oddHBand="0" w:evenHBand="0" w:firstRowFirstColumn="0" w:firstRowLastColumn="0" w:lastRowFirstColumn="0" w:lastRowLastColumn="0"/>
            <w:tcW w:w="3757" w:type="dxa"/>
            <w:hideMark/>
          </w:tcPr>
          <w:p w14:paraId="1DF175B7" w14:textId="77777777" w:rsidR="00567574" w:rsidRDefault="00567574" w:rsidP="60ED76E5">
            <w:pPr>
              <w:rPr>
                <w:b w:val="0"/>
                <w:bCs w:val="0"/>
              </w:rPr>
            </w:pPr>
            <w:proofErr w:type="spellStart"/>
            <w:r w:rsidRPr="60ED76E5">
              <w:rPr>
                <w:rStyle w:val="Strong"/>
              </w:rPr>
              <w:t>cube_school_summary</w:t>
            </w:r>
            <w:proofErr w:type="spellEnd"/>
          </w:p>
        </w:tc>
        <w:tc>
          <w:tcPr>
            <w:tcW w:w="2538" w:type="dxa"/>
            <w:hideMark/>
          </w:tcPr>
          <w:p w14:paraId="533DBEDA"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Aggregates performance at the school level across sections and assessments.</w:t>
            </w:r>
          </w:p>
        </w:tc>
        <w:tc>
          <w:tcPr>
            <w:tcW w:w="2520" w:type="dxa"/>
            <w:hideMark/>
          </w:tcPr>
          <w:p w14:paraId="02CF9514"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rsidRPr="60ED76E5">
              <w:t>Total questions, total possible points, total score, grade average, correct/incorrect %</w:t>
            </w:r>
          </w:p>
        </w:tc>
        <w:tc>
          <w:tcPr>
            <w:tcW w:w="2070" w:type="dxa"/>
            <w:hideMark/>
          </w:tcPr>
          <w:p w14:paraId="7096D89C" w14:textId="77777777" w:rsidR="00567574" w:rsidRPr="00567574" w:rsidRDefault="00567574" w:rsidP="00DC5A7F">
            <w:pPr>
              <w:cnfStyle w:val="000000000000" w:firstRow="0" w:lastRow="0" w:firstColumn="0" w:lastColumn="0" w:oddVBand="0" w:evenVBand="0" w:oddHBand="0" w:evenHBand="0" w:firstRowFirstColumn="0" w:firstRowLastColumn="0" w:lastRowFirstColumn="0" w:lastRowLastColumn="0"/>
            </w:pPr>
            <w:r w:rsidRPr="00567574">
              <w:rPr>
                <w:rStyle w:val="Strong"/>
                <w:b w:val="0"/>
                <w:bCs w:val="0"/>
              </w:rPr>
              <w:t>Home Dashboard Report</w:t>
            </w:r>
          </w:p>
        </w:tc>
      </w:tr>
      <w:tr w:rsidR="00567574" w14:paraId="5375261F" w14:textId="77777777" w:rsidTr="60ED76E5">
        <w:tc>
          <w:tcPr>
            <w:cnfStyle w:val="001000000000" w:firstRow="0" w:lastRow="0" w:firstColumn="1" w:lastColumn="0" w:oddVBand="0" w:evenVBand="0" w:oddHBand="0" w:evenHBand="0" w:firstRowFirstColumn="0" w:firstRowLastColumn="0" w:lastRowFirstColumn="0" w:lastRowLastColumn="0"/>
            <w:tcW w:w="3757" w:type="dxa"/>
            <w:hideMark/>
          </w:tcPr>
          <w:p w14:paraId="47370CF3" w14:textId="77777777" w:rsidR="00567574" w:rsidRDefault="00567574" w:rsidP="60ED76E5">
            <w:pPr>
              <w:rPr>
                <w:rStyle w:val="Strong"/>
              </w:rPr>
            </w:pPr>
            <w:proofErr w:type="spellStart"/>
            <w:r w:rsidRPr="60ED76E5">
              <w:rPr>
                <w:rStyle w:val="Strong"/>
              </w:rPr>
              <w:t>cube_grade_summary</w:t>
            </w:r>
            <w:proofErr w:type="spellEnd"/>
          </w:p>
        </w:tc>
        <w:tc>
          <w:tcPr>
            <w:tcW w:w="2538" w:type="dxa"/>
            <w:hideMark/>
          </w:tcPr>
          <w:p w14:paraId="25F8A3CA"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Aggregates performance at grade level within a school.</w:t>
            </w:r>
          </w:p>
        </w:tc>
        <w:tc>
          <w:tcPr>
            <w:tcW w:w="2520" w:type="dxa"/>
            <w:hideMark/>
          </w:tcPr>
          <w:p w14:paraId="4EB04A3C"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rsidRPr="60ED76E5">
              <w:t>Total questions, possible points, score, grade average, correct/incorrect %</w:t>
            </w:r>
          </w:p>
        </w:tc>
        <w:tc>
          <w:tcPr>
            <w:tcW w:w="2070" w:type="dxa"/>
            <w:hideMark/>
          </w:tcPr>
          <w:p w14:paraId="5C1CAF12" w14:textId="77777777" w:rsidR="00567574" w:rsidRPr="00567574" w:rsidRDefault="00567574" w:rsidP="00DC5A7F">
            <w:pPr>
              <w:cnfStyle w:val="000000000000" w:firstRow="0" w:lastRow="0" w:firstColumn="0" w:lastColumn="0" w:oddVBand="0" w:evenVBand="0" w:oddHBand="0" w:evenHBand="0" w:firstRowFirstColumn="0" w:firstRowLastColumn="0" w:lastRowFirstColumn="0" w:lastRowLastColumn="0"/>
            </w:pPr>
            <w:r w:rsidRPr="00567574">
              <w:rPr>
                <w:rStyle w:val="Strong"/>
                <w:b w:val="0"/>
                <w:bCs w:val="0"/>
              </w:rPr>
              <w:t>Home Dashboard Report</w:t>
            </w:r>
          </w:p>
        </w:tc>
      </w:tr>
      <w:tr w:rsidR="00567574" w14:paraId="0CB6C363" w14:textId="77777777" w:rsidTr="60ED76E5">
        <w:tc>
          <w:tcPr>
            <w:cnfStyle w:val="001000000000" w:firstRow="0" w:lastRow="0" w:firstColumn="1" w:lastColumn="0" w:oddVBand="0" w:evenVBand="0" w:oddHBand="0" w:evenHBand="0" w:firstRowFirstColumn="0" w:firstRowLastColumn="0" w:lastRowFirstColumn="0" w:lastRowLastColumn="0"/>
            <w:tcW w:w="3757" w:type="dxa"/>
            <w:hideMark/>
          </w:tcPr>
          <w:p w14:paraId="50445245" w14:textId="77777777" w:rsidR="00567574" w:rsidRDefault="00567574" w:rsidP="60ED76E5">
            <w:pPr>
              <w:rPr>
                <w:rStyle w:val="Strong"/>
              </w:rPr>
            </w:pPr>
            <w:proofErr w:type="spellStart"/>
            <w:r w:rsidRPr="60ED76E5">
              <w:rPr>
                <w:rStyle w:val="Strong"/>
              </w:rPr>
              <w:t>cube_standard_summary</w:t>
            </w:r>
            <w:proofErr w:type="spellEnd"/>
          </w:p>
        </w:tc>
        <w:tc>
          <w:tcPr>
            <w:tcW w:w="2538" w:type="dxa"/>
            <w:hideMark/>
          </w:tcPr>
          <w:p w14:paraId="68150731"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Aggregates by academic standard/strand.</w:t>
            </w:r>
          </w:p>
        </w:tc>
        <w:tc>
          <w:tcPr>
            <w:tcW w:w="2520" w:type="dxa"/>
            <w:hideMark/>
          </w:tcPr>
          <w:p w14:paraId="09C1D2BF"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Total questions, points, score, grade average, correct/incorrect %</w:t>
            </w:r>
          </w:p>
        </w:tc>
        <w:tc>
          <w:tcPr>
            <w:tcW w:w="2070" w:type="dxa"/>
            <w:hideMark/>
          </w:tcPr>
          <w:p w14:paraId="6BBEAB19" w14:textId="77777777" w:rsidR="00567574" w:rsidRPr="00567574" w:rsidRDefault="00567574" w:rsidP="00DC5A7F">
            <w:pPr>
              <w:cnfStyle w:val="000000000000" w:firstRow="0" w:lastRow="0" w:firstColumn="0" w:lastColumn="0" w:oddVBand="0" w:evenVBand="0" w:oddHBand="0" w:evenHBand="0" w:firstRowFirstColumn="0" w:firstRowLastColumn="0" w:lastRowFirstColumn="0" w:lastRowLastColumn="0"/>
            </w:pPr>
            <w:r w:rsidRPr="00567574">
              <w:rPr>
                <w:rStyle w:val="Strong"/>
                <w:b w:val="0"/>
                <w:bCs w:val="0"/>
              </w:rPr>
              <w:t>Standard Deep Dive Interactive Report</w:t>
            </w:r>
          </w:p>
        </w:tc>
      </w:tr>
      <w:tr w:rsidR="00567574" w14:paraId="051E6720" w14:textId="77777777" w:rsidTr="60ED76E5">
        <w:tc>
          <w:tcPr>
            <w:cnfStyle w:val="001000000000" w:firstRow="0" w:lastRow="0" w:firstColumn="1" w:lastColumn="0" w:oddVBand="0" w:evenVBand="0" w:oddHBand="0" w:evenHBand="0" w:firstRowFirstColumn="0" w:firstRowLastColumn="0" w:lastRowFirstColumn="0" w:lastRowLastColumn="0"/>
            <w:tcW w:w="3757" w:type="dxa"/>
            <w:hideMark/>
          </w:tcPr>
          <w:p w14:paraId="5A72769E" w14:textId="77777777" w:rsidR="00567574" w:rsidRDefault="00567574" w:rsidP="00DC5A7F">
            <w:proofErr w:type="spellStart"/>
            <w:r>
              <w:rPr>
                <w:rStyle w:val="Strong"/>
              </w:rPr>
              <w:t>cube_question_summary</w:t>
            </w:r>
            <w:proofErr w:type="spellEnd"/>
          </w:p>
        </w:tc>
        <w:tc>
          <w:tcPr>
            <w:tcW w:w="2538" w:type="dxa"/>
            <w:hideMark/>
          </w:tcPr>
          <w:p w14:paraId="743D7A70"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Question-level performance for specific sections and assessments.</w:t>
            </w:r>
          </w:p>
        </w:tc>
        <w:tc>
          <w:tcPr>
            <w:tcW w:w="2520" w:type="dxa"/>
            <w:hideMark/>
          </w:tcPr>
          <w:p w14:paraId="758F223B"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Total questions, possible points, score, grade average, correct/incorrect %</w:t>
            </w:r>
          </w:p>
        </w:tc>
        <w:tc>
          <w:tcPr>
            <w:tcW w:w="2070" w:type="dxa"/>
            <w:hideMark/>
          </w:tcPr>
          <w:p w14:paraId="0F2121E7" w14:textId="77777777" w:rsidR="00567574" w:rsidRPr="00567574" w:rsidRDefault="00567574" w:rsidP="00DC5A7F">
            <w:pPr>
              <w:cnfStyle w:val="000000000000" w:firstRow="0" w:lastRow="0" w:firstColumn="0" w:lastColumn="0" w:oddVBand="0" w:evenVBand="0" w:oddHBand="0" w:evenHBand="0" w:firstRowFirstColumn="0" w:firstRowLastColumn="0" w:lastRowFirstColumn="0" w:lastRowLastColumn="0"/>
            </w:pPr>
            <w:r w:rsidRPr="00567574">
              <w:rPr>
                <w:rStyle w:val="Strong"/>
                <w:b w:val="0"/>
                <w:bCs w:val="0"/>
              </w:rPr>
              <w:t>Paginated Question Summary (by Teacher, by Standard)</w:t>
            </w:r>
          </w:p>
        </w:tc>
      </w:tr>
      <w:tr w:rsidR="00567574" w14:paraId="0BBB5D87" w14:textId="77777777" w:rsidTr="60ED76E5">
        <w:tc>
          <w:tcPr>
            <w:cnfStyle w:val="001000000000" w:firstRow="0" w:lastRow="0" w:firstColumn="1" w:lastColumn="0" w:oddVBand="0" w:evenVBand="0" w:oddHBand="0" w:evenHBand="0" w:firstRowFirstColumn="0" w:firstRowLastColumn="0" w:lastRowFirstColumn="0" w:lastRowLastColumn="0"/>
            <w:tcW w:w="3757" w:type="dxa"/>
            <w:hideMark/>
          </w:tcPr>
          <w:p w14:paraId="7A66DFAF" w14:textId="77777777" w:rsidR="00567574" w:rsidRDefault="00567574" w:rsidP="00DC5A7F">
            <w:proofErr w:type="spellStart"/>
            <w:r>
              <w:rPr>
                <w:rStyle w:val="Strong"/>
              </w:rPr>
              <w:t>cube_question_summary_overall</w:t>
            </w:r>
            <w:proofErr w:type="spellEnd"/>
          </w:p>
        </w:tc>
        <w:tc>
          <w:tcPr>
            <w:tcW w:w="2538" w:type="dxa"/>
            <w:hideMark/>
          </w:tcPr>
          <w:p w14:paraId="57A02B18"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Aggregates question-level performance across all sections/assessments.</w:t>
            </w:r>
          </w:p>
        </w:tc>
        <w:tc>
          <w:tcPr>
            <w:tcW w:w="2520" w:type="dxa"/>
            <w:hideMark/>
          </w:tcPr>
          <w:p w14:paraId="36A20E90"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Same as above, at global scope</w:t>
            </w:r>
          </w:p>
        </w:tc>
        <w:tc>
          <w:tcPr>
            <w:tcW w:w="2070" w:type="dxa"/>
            <w:hideMark/>
          </w:tcPr>
          <w:p w14:paraId="021571CC" w14:textId="77777777" w:rsidR="00567574" w:rsidRPr="00567574" w:rsidRDefault="00567574" w:rsidP="00DC5A7F">
            <w:pPr>
              <w:cnfStyle w:val="000000000000" w:firstRow="0" w:lastRow="0" w:firstColumn="0" w:lastColumn="0" w:oddVBand="0" w:evenVBand="0" w:oddHBand="0" w:evenHBand="0" w:firstRowFirstColumn="0" w:firstRowLastColumn="0" w:lastRowFirstColumn="0" w:lastRowLastColumn="0"/>
            </w:pPr>
            <w:r w:rsidRPr="00567574">
              <w:rPr>
                <w:rStyle w:val="Strong"/>
                <w:b w:val="0"/>
                <w:bCs w:val="0"/>
              </w:rPr>
              <w:t>Question Interactive Report</w:t>
            </w:r>
            <w:r w:rsidRPr="00567574">
              <w:t xml:space="preserve">; </w:t>
            </w:r>
            <w:r w:rsidRPr="00567574">
              <w:rPr>
                <w:rStyle w:val="Strong"/>
                <w:b w:val="0"/>
                <w:bCs w:val="0"/>
              </w:rPr>
              <w:t>Paginated Question Summary (Global)</w:t>
            </w:r>
          </w:p>
        </w:tc>
      </w:tr>
      <w:tr w:rsidR="00567574" w14:paraId="7E95BBBC" w14:textId="77777777" w:rsidTr="60ED76E5">
        <w:tc>
          <w:tcPr>
            <w:cnfStyle w:val="001000000000" w:firstRow="0" w:lastRow="0" w:firstColumn="1" w:lastColumn="0" w:oddVBand="0" w:evenVBand="0" w:oddHBand="0" w:evenHBand="0" w:firstRowFirstColumn="0" w:firstRowLastColumn="0" w:lastRowFirstColumn="0" w:lastRowLastColumn="0"/>
            <w:tcW w:w="3757" w:type="dxa"/>
            <w:hideMark/>
          </w:tcPr>
          <w:p w14:paraId="2DFFC349" w14:textId="77777777" w:rsidR="00567574" w:rsidRDefault="00567574" w:rsidP="00DC5A7F">
            <w:proofErr w:type="spellStart"/>
            <w:r>
              <w:rPr>
                <w:rStyle w:val="Strong"/>
              </w:rPr>
              <w:t>cube_question_incorrect_summary</w:t>
            </w:r>
            <w:proofErr w:type="spellEnd"/>
          </w:p>
        </w:tc>
        <w:tc>
          <w:tcPr>
            <w:tcW w:w="2538" w:type="dxa"/>
            <w:hideMark/>
          </w:tcPr>
          <w:p w14:paraId="47F39DAD"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Tracks incorrect responses per question, highlighting common misconceptions/distractors.</w:t>
            </w:r>
          </w:p>
        </w:tc>
        <w:tc>
          <w:tcPr>
            <w:tcW w:w="2520" w:type="dxa"/>
            <w:hideMark/>
          </w:tcPr>
          <w:p w14:paraId="67F4E274"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Possible points, score, grade averages, incorrect %</w:t>
            </w:r>
          </w:p>
        </w:tc>
        <w:tc>
          <w:tcPr>
            <w:tcW w:w="2070" w:type="dxa"/>
            <w:hideMark/>
          </w:tcPr>
          <w:p w14:paraId="38A0742D" w14:textId="77777777" w:rsidR="00567574" w:rsidRPr="00567574" w:rsidRDefault="00567574" w:rsidP="00DC5A7F">
            <w:pPr>
              <w:cnfStyle w:val="000000000000" w:firstRow="0" w:lastRow="0" w:firstColumn="0" w:lastColumn="0" w:oddVBand="0" w:evenVBand="0" w:oddHBand="0" w:evenHBand="0" w:firstRowFirstColumn="0" w:firstRowLastColumn="0" w:lastRowFirstColumn="0" w:lastRowLastColumn="0"/>
            </w:pPr>
            <w:r w:rsidRPr="00567574">
              <w:rPr>
                <w:rStyle w:val="Strong"/>
                <w:b w:val="0"/>
                <w:bCs w:val="0"/>
              </w:rPr>
              <w:t>Question Incorrect Choice Report</w:t>
            </w:r>
          </w:p>
        </w:tc>
      </w:tr>
      <w:tr w:rsidR="00567574" w14:paraId="6A68DC00" w14:textId="77777777" w:rsidTr="60ED76E5">
        <w:tc>
          <w:tcPr>
            <w:cnfStyle w:val="001000000000" w:firstRow="0" w:lastRow="0" w:firstColumn="1" w:lastColumn="0" w:oddVBand="0" w:evenVBand="0" w:oddHBand="0" w:evenHBand="0" w:firstRowFirstColumn="0" w:firstRowLastColumn="0" w:lastRowFirstColumn="0" w:lastRowLastColumn="0"/>
            <w:tcW w:w="3757" w:type="dxa"/>
            <w:hideMark/>
          </w:tcPr>
          <w:p w14:paraId="51500FE2" w14:textId="77777777" w:rsidR="00567574" w:rsidRDefault="00567574" w:rsidP="00DC5A7F">
            <w:proofErr w:type="spellStart"/>
            <w:r>
              <w:rPr>
                <w:rStyle w:val="Strong"/>
              </w:rPr>
              <w:t>cube_users_summary</w:t>
            </w:r>
            <w:proofErr w:type="spellEnd"/>
          </w:p>
        </w:tc>
        <w:tc>
          <w:tcPr>
            <w:tcW w:w="2538" w:type="dxa"/>
            <w:hideMark/>
          </w:tcPr>
          <w:p w14:paraId="077E4339"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Aggregates user-level performance for sections/assessments.</w:t>
            </w:r>
          </w:p>
        </w:tc>
        <w:tc>
          <w:tcPr>
            <w:tcW w:w="2520" w:type="dxa"/>
            <w:hideMark/>
          </w:tcPr>
          <w:p w14:paraId="11E58753"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Questions, possible points, score, averages, correct/incorrect %</w:t>
            </w:r>
          </w:p>
        </w:tc>
        <w:tc>
          <w:tcPr>
            <w:tcW w:w="2070" w:type="dxa"/>
            <w:hideMark/>
          </w:tcPr>
          <w:p w14:paraId="2D8535AC" w14:textId="77777777" w:rsidR="00567574" w:rsidRPr="00567574" w:rsidRDefault="00567574" w:rsidP="00DC5A7F">
            <w:pPr>
              <w:cnfStyle w:val="000000000000" w:firstRow="0" w:lastRow="0" w:firstColumn="0" w:lastColumn="0" w:oddVBand="0" w:evenVBand="0" w:oddHBand="0" w:evenHBand="0" w:firstRowFirstColumn="0" w:firstRowLastColumn="0" w:lastRowFirstColumn="0" w:lastRowLastColumn="0"/>
            </w:pPr>
            <w:r w:rsidRPr="00567574">
              <w:rPr>
                <w:rStyle w:val="Strong"/>
                <w:b w:val="0"/>
                <w:bCs w:val="0"/>
              </w:rPr>
              <w:t>Paginated Question Summary</w:t>
            </w:r>
            <w:r w:rsidRPr="00567574">
              <w:t xml:space="preserve">; </w:t>
            </w:r>
            <w:r w:rsidRPr="00567574">
              <w:rPr>
                <w:rStyle w:val="Strong"/>
                <w:b w:val="0"/>
                <w:bCs w:val="0"/>
              </w:rPr>
              <w:t>YTD Reports</w:t>
            </w:r>
          </w:p>
        </w:tc>
      </w:tr>
      <w:tr w:rsidR="00567574" w14:paraId="0AFDD45D" w14:textId="77777777" w:rsidTr="60ED76E5">
        <w:tc>
          <w:tcPr>
            <w:cnfStyle w:val="001000000000" w:firstRow="0" w:lastRow="0" w:firstColumn="1" w:lastColumn="0" w:oddVBand="0" w:evenVBand="0" w:oddHBand="0" w:evenHBand="0" w:firstRowFirstColumn="0" w:firstRowLastColumn="0" w:lastRowFirstColumn="0" w:lastRowLastColumn="0"/>
            <w:tcW w:w="3757" w:type="dxa"/>
            <w:hideMark/>
          </w:tcPr>
          <w:p w14:paraId="53CCE801" w14:textId="77777777" w:rsidR="00567574" w:rsidRDefault="00567574" w:rsidP="00DC5A7F">
            <w:proofErr w:type="spellStart"/>
            <w:r>
              <w:rPr>
                <w:rStyle w:val="Strong"/>
              </w:rPr>
              <w:t>cube_overallperformance_summary</w:t>
            </w:r>
            <w:proofErr w:type="spellEnd"/>
          </w:p>
        </w:tc>
        <w:tc>
          <w:tcPr>
            <w:tcW w:w="2538" w:type="dxa"/>
            <w:hideMark/>
          </w:tcPr>
          <w:p w14:paraId="76ED5FCD"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Provides per-question, per-item, and standard-level performance.</w:t>
            </w:r>
          </w:p>
        </w:tc>
        <w:tc>
          <w:tcPr>
            <w:tcW w:w="2520" w:type="dxa"/>
            <w:hideMark/>
          </w:tcPr>
          <w:p w14:paraId="0B813BD4"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Averages, totals, grade aggregates</w:t>
            </w:r>
          </w:p>
        </w:tc>
        <w:tc>
          <w:tcPr>
            <w:tcW w:w="2070" w:type="dxa"/>
            <w:hideMark/>
          </w:tcPr>
          <w:p w14:paraId="77E0ED55" w14:textId="77777777" w:rsidR="00567574" w:rsidRPr="00567574" w:rsidRDefault="00567574" w:rsidP="00DC5A7F">
            <w:pPr>
              <w:cnfStyle w:val="000000000000" w:firstRow="0" w:lastRow="0" w:firstColumn="0" w:lastColumn="0" w:oddVBand="0" w:evenVBand="0" w:oddHBand="0" w:evenHBand="0" w:firstRowFirstColumn="0" w:firstRowLastColumn="0" w:lastRowFirstColumn="0" w:lastRowLastColumn="0"/>
            </w:pPr>
            <w:r w:rsidRPr="00567574">
              <w:rPr>
                <w:rStyle w:val="Strong"/>
                <w:b w:val="0"/>
                <w:bCs w:val="0"/>
              </w:rPr>
              <w:t>Performance Overview Reports</w:t>
            </w:r>
          </w:p>
        </w:tc>
      </w:tr>
      <w:tr w:rsidR="00567574" w14:paraId="49A88F99" w14:textId="77777777" w:rsidTr="60ED76E5">
        <w:tc>
          <w:tcPr>
            <w:cnfStyle w:val="001000000000" w:firstRow="0" w:lastRow="0" w:firstColumn="1" w:lastColumn="0" w:oddVBand="0" w:evenVBand="0" w:oddHBand="0" w:evenHBand="0" w:firstRowFirstColumn="0" w:firstRowLastColumn="0" w:lastRowFirstColumn="0" w:lastRowLastColumn="0"/>
            <w:tcW w:w="3757" w:type="dxa"/>
            <w:hideMark/>
          </w:tcPr>
          <w:p w14:paraId="46C89846" w14:textId="77777777" w:rsidR="00567574" w:rsidRDefault="00567574" w:rsidP="00DC5A7F">
            <w:r>
              <w:rPr>
                <w:rStyle w:val="Strong"/>
              </w:rPr>
              <w:t>Sandbox Hash Cubes</w:t>
            </w:r>
            <w:r>
              <w:t xml:space="preserve"> (</w:t>
            </w:r>
            <w:proofErr w:type="spellStart"/>
            <w:r>
              <w:rPr>
                <w:rStyle w:val="HTMLCode"/>
                <w:rFonts w:eastAsiaTheme="majorEastAsia"/>
              </w:rPr>
              <w:t>cube_question_summary_hash</w:t>
            </w:r>
            <w:proofErr w:type="spellEnd"/>
            <w:r>
              <w:t xml:space="preserve">, </w:t>
            </w:r>
            <w:proofErr w:type="spellStart"/>
            <w:r>
              <w:rPr>
                <w:rStyle w:val="HTMLCode"/>
                <w:rFonts w:eastAsiaTheme="majorEastAsia"/>
              </w:rPr>
              <w:t>cube_user_summary_hash</w:t>
            </w:r>
            <w:proofErr w:type="spellEnd"/>
            <w:r>
              <w:t>, etc.)</w:t>
            </w:r>
          </w:p>
        </w:tc>
        <w:tc>
          <w:tcPr>
            <w:tcW w:w="2538" w:type="dxa"/>
            <w:hideMark/>
          </w:tcPr>
          <w:p w14:paraId="1886A0E1"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Pseudonymized equivalents of question/user cubes for sandbox reporting.</w:t>
            </w:r>
          </w:p>
        </w:tc>
        <w:tc>
          <w:tcPr>
            <w:tcW w:w="2520" w:type="dxa"/>
            <w:hideMark/>
          </w:tcPr>
          <w:p w14:paraId="7FD69D58"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Same metrics as original cubes, but with anonymized IDs</w:t>
            </w:r>
          </w:p>
        </w:tc>
        <w:tc>
          <w:tcPr>
            <w:tcW w:w="2070" w:type="dxa"/>
            <w:hideMark/>
          </w:tcPr>
          <w:p w14:paraId="675F2F5A" w14:textId="77777777" w:rsidR="00567574" w:rsidRPr="00567574" w:rsidRDefault="00567574" w:rsidP="00DC5A7F">
            <w:pPr>
              <w:cnfStyle w:val="000000000000" w:firstRow="0" w:lastRow="0" w:firstColumn="0" w:lastColumn="0" w:oddVBand="0" w:evenVBand="0" w:oddHBand="0" w:evenHBand="0" w:firstRowFirstColumn="0" w:firstRowLastColumn="0" w:lastRowFirstColumn="0" w:lastRowLastColumn="0"/>
            </w:pPr>
            <w:r w:rsidRPr="00567574">
              <w:rPr>
                <w:rStyle w:val="Strong"/>
                <w:b w:val="0"/>
                <w:bCs w:val="0"/>
              </w:rPr>
              <w:t>Sandbox Report (secure testing/training)</w:t>
            </w:r>
          </w:p>
        </w:tc>
      </w:tr>
      <w:tr w:rsidR="00567574" w14:paraId="6AD1094E" w14:textId="77777777" w:rsidTr="60ED76E5">
        <w:tc>
          <w:tcPr>
            <w:cnfStyle w:val="001000000000" w:firstRow="0" w:lastRow="0" w:firstColumn="1" w:lastColumn="0" w:oddVBand="0" w:evenVBand="0" w:oddHBand="0" w:evenHBand="0" w:firstRowFirstColumn="0" w:firstRowLastColumn="0" w:lastRowFirstColumn="0" w:lastRowLastColumn="0"/>
            <w:tcW w:w="3757" w:type="dxa"/>
            <w:hideMark/>
          </w:tcPr>
          <w:p w14:paraId="6299BCBE" w14:textId="77777777" w:rsidR="00567574" w:rsidRDefault="00567574" w:rsidP="00DC5A7F">
            <w:r>
              <w:rPr>
                <w:rStyle w:val="Strong"/>
              </w:rPr>
              <w:t>Obsolete Cubes</w:t>
            </w:r>
            <w:r>
              <w:t xml:space="preserve"> (</w:t>
            </w:r>
            <w:proofErr w:type="spellStart"/>
            <w:r>
              <w:rPr>
                <w:rStyle w:val="HTMLCode"/>
                <w:rFonts w:eastAsiaTheme="majorEastAsia"/>
              </w:rPr>
              <w:t>cube_users_summary</w:t>
            </w:r>
            <w:proofErr w:type="spellEnd"/>
            <w:r>
              <w:rPr>
                <w:rStyle w:val="HTMLCode"/>
                <w:rFonts w:eastAsiaTheme="majorEastAsia"/>
              </w:rPr>
              <w:t>_</w:t>
            </w:r>
            <w:r>
              <w:t xml:space="preserve">, </w:t>
            </w:r>
            <w:proofErr w:type="spellStart"/>
            <w:r>
              <w:rPr>
                <w:rStyle w:val="HTMLCode"/>
                <w:rFonts w:eastAsiaTheme="majorEastAsia"/>
              </w:rPr>
              <w:t>cube_usershash_summary_hash</w:t>
            </w:r>
            <w:proofErr w:type="spellEnd"/>
            <w:r>
              <w:t>)</w:t>
            </w:r>
          </w:p>
        </w:tc>
        <w:tc>
          <w:tcPr>
            <w:tcW w:w="2538" w:type="dxa"/>
            <w:hideMark/>
          </w:tcPr>
          <w:p w14:paraId="3EEAAEE6"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Legacy outputs no longer in active use.</w:t>
            </w:r>
          </w:p>
        </w:tc>
        <w:tc>
          <w:tcPr>
            <w:tcW w:w="2520" w:type="dxa"/>
            <w:hideMark/>
          </w:tcPr>
          <w:p w14:paraId="4C447A48" w14:textId="77777777" w:rsidR="00567574" w:rsidRDefault="00567574" w:rsidP="00DC5A7F">
            <w:pPr>
              <w:cnfStyle w:val="000000000000" w:firstRow="0" w:lastRow="0" w:firstColumn="0" w:lastColumn="0" w:oddVBand="0" w:evenVBand="0" w:oddHBand="0" w:evenHBand="0" w:firstRowFirstColumn="0" w:firstRowLastColumn="0" w:lastRowFirstColumn="0" w:lastRowLastColumn="0"/>
            </w:pPr>
            <w:r>
              <w:t>—</w:t>
            </w:r>
          </w:p>
        </w:tc>
        <w:tc>
          <w:tcPr>
            <w:tcW w:w="2070" w:type="dxa"/>
            <w:hideMark/>
          </w:tcPr>
          <w:p w14:paraId="7A13F5FE" w14:textId="77777777" w:rsidR="00567574" w:rsidRPr="00567574" w:rsidRDefault="00567574" w:rsidP="00DC5A7F">
            <w:pPr>
              <w:cnfStyle w:val="000000000000" w:firstRow="0" w:lastRow="0" w:firstColumn="0" w:lastColumn="0" w:oddVBand="0" w:evenVBand="0" w:oddHBand="0" w:evenHBand="0" w:firstRowFirstColumn="0" w:firstRowLastColumn="0" w:lastRowFirstColumn="0" w:lastRowLastColumn="0"/>
            </w:pPr>
            <w:r w:rsidRPr="00567574">
              <w:t>Should be removed (per dev team).</w:t>
            </w:r>
          </w:p>
        </w:tc>
      </w:tr>
    </w:tbl>
    <w:p w14:paraId="4269B3BA" w14:textId="030ACF87" w:rsidR="00567574" w:rsidRDefault="00567574" w:rsidP="00567574"/>
    <w:p w14:paraId="6C20C594" w14:textId="77777777" w:rsidR="00567574" w:rsidRDefault="00567574" w:rsidP="00567574">
      <w:pPr>
        <w:pStyle w:val="Heading3"/>
      </w:pPr>
      <w:bookmarkStart w:id="537" w:name="_Toc209233612"/>
      <w:r>
        <w:rPr>
          <w:rStyle w:val="Strong"/>
          <w:b w:val="0"/>
          <w:bCs w:val="0"/>
        </w:rPr>
        <w:lastRenderedPageBreak/>
        <w:t>Operator Notes</w:t>
      </w:r>
      <w:bookmarkEnd w:id="537"/>
    </w:p>
    <w:p w14:paraId="4048A4E5" w14:textId="77777777" w:rsidR="00567574" w:rsidRDefault="00567574" w:rsidP="00DD5F3A">
      <w:pPr>
        <w:pStyle w:val="ListParagraph"/>
        <w:numPr>
          <w:ilvl w:val="0"/>
          <w:numId w:val="12"/>
        </w:numPr>
      </w:pPr>
      <w:r>
        <w:rPr>
          <w:rStyle w:val="Strong"/>
        </w:rPr>
        <w:t>Location:</w:t>
      </w:r>
      <w:r>
        <w:t xml:space="preserve"> All cubes are stored as Delta tables in Synapse DB </w:t>
      </w:r>
      <w:r w:rsidRPr="007F4002">
        <w:rPr>
          <w:rStyle w:val="HTMLCode"/>
          <w:rFonts w:eastAsiaTheme="majorEastAsia"/>
        </w:rPr>
        <w:t>ldb_dev_s3</w:t>
      </w:r>
      <w:r>
        <w:t>.</w:t>
      </w:r>
    </w:p>
    <w:p w14:paraId="3DEAAED9" w14:textId="77777777" w:rsidR="00567574" w:rsidRDefault="00567574" w:rsidP="00DD5F3A">
      <w:pPr>
        <w:pStyle w:val="ListParagraph"/>
        <w:numPr>
          <w:ilvl w:val="0"/>
          <w:numId w:val="12"/>
        </w:numPr>
      </w:pPr>
      <w:r>
        <w:rPr>
          <w:rStyle w:val="Strong"/>
        </w:rPr>
        <w:t>Naming Convention:</w:t>
      </w:r>
      <w:r>
        <w:t xml:space="preserve"> </w:t>
      </w:r>
      <w:proofErr w:type="gramStart"/>
      <w:r w:rsidRPr="007F4002">
        <w:rPr>
          <w:rStyle w:val="HTMLCode"/>
          <w:rFonts w:eastAsiaTheme="majorEastAsia"/>
        </w:rPr>
        <w:t>cube_{domain}_</w:t>
      </w:r>
      <w:proofErr w:type="gramEnd"/>
      <w:r w:rsidRPr="007F4002">
        <w:rPr>
          <w:rStyle w:val="HTMLCode"/>
          <w:rFonts w:eastAsiaTheme="majorEastAsia"/>
        </w:rPr>
        <w:t>summary</w:t>
      </w:r>
      <w:r>
        <w:t>.</w:t>
      </w:r>
    </w:p>
    <w:p w14:paraId="6F428383" w14:textId="77777777" w:rsidR="00567574" w:rsidRDefault="00567574" w:rsidP="00DD5F3A">
      <w:pPr>
        <w:pStyle w:val="ListParagraph"/>
        <w:numPr>
          <w:ilvl w:val="0"/>
          <w:numId w:val="12"/>
        </w:numPr>
      </w:pPr>
      <w:r>
        <w:rPr>
          <w:rStyle w:val="Strong"/>
        </w:rPr>
        <w:t>Consumption:</w:t>
      </w:r>
      <w:r>
        <w:t xml:space="preserve"> Each cube is mapped to Power BI datasets; changes require dataset refresh.</w:t>
      </w:r>
    </w:p>
    <w:p w14:paraId="65BC19C5" w14:textId="77777777" w:rsidR="00567574" w:rsidRDefault="00567574" w:rsidP="00DD5F3A">
      <w:pPr>
        <w:pStyle w:val="ListParagraph"/>
        <w:numPr>
          <w:ilvl w:val="0"/>
          <w:numId w:val="12"/>
        </w:numPr>
      </w:pPr>
      <w:r w:rsidRPr="60ED76E5">
        <w:rPr>
          <w:rStyle w:val="Strong"/>
        </w:rPr>
        <w:t>Extending:</w:t>
      </w:r>
      <w:r w:rsidRPr="60ED76E5">
        <w:t xml:space="preserve"> To add a new cube, modify </w:t>
      </w:r>
      <w:proofErr w:type="spellStart"/>
      <w:r w:rsidRPr="60ED76E5">
        <w:rPr>
          <w:rStyle w:val="HTMLCode"/>
          <w:rFonts w:eastAsiaTheme="majorEastAsia"/>
        </w:rPr>
        <w:t>cube_</w:t>
      </w:r>
      <w:proofErr w:type="gramStart"/>
      <w:r w:rsidRPr="60ED76E5">
        <w:rPr>
          <w:rStyle w:val="HTMLCode"/>
          <w:rFonts w:eastAsiaTheme="majorEastAsia"/>
        </w:rPr>
        <w:t>build</w:t>
      </w:r>
      <w:proofErr w:type="spellEnd"/>
      <w:r w:rsidRPr="60ED76E5">
        <w:rPr>
          <w:rStyle w:val="HTMLCode"/>
          <w:rFonts w:eastAsiaTheme="majorEastAsia"/>
        </w:rPr>
        <w:t>(</w:t>
      </w:r>
      <w:proofErr w:type="gramEnd"/>
      <w:r w:rsidRPr="60ED76E5">
        <w:rPr>
          <w:rStyle w:val="HTMLCode"/>
          <w:rFonts w:eastAsiaTheme="majorEastAsia"/>
        </w:rPr>
        <w:t>)</w:t>
      </w:r>
      <w:r w:rsidRPr="60ED76E5">
        <w:t xml:space="preserve"> in </w:t>
      </w:r>
      <w:proofErr w:type="spellStart"/>
      <w:r w:rsidRPr="60ED76E5">
        <w:rPr>
          <w:rStyle w:val="HTMLCode"/>
          <w:rFonts w:eastAsiaTheme="majorEastAsia"/>
        </w:rPr>
        <w:t>Schoology_py</w:t>
      </w:r>
      <w:proofErr w:type="spellEnd"/>
      <w:r w:rsidRPr="60ED76E5">
        <w:t>, define aggregation logic, and register output.</w:t>
      </w:r>
    </w:p>
    <w:p w14:paraId="7C358B08" w14:textId="77777777" w:rsidR="00567574" w:rsidRDefault="00567574" w:rsidP="00DD5F3A">
      <w:pPr>
        <w:pStyle w:val="ListParagraph"/>
        <w:numPr>
          <w:ilvl w:val="0"/>
          <w:numId w:val="12"/>
        </w:numPr>
      </w:pPr>
      <w:r w:rsidRPr="60ED76E5">
        <w:rPr>
          <w:rStyle w:val="Strong"/>
        </w:rPr>
        <w:t>Validation:</w:t>
      </w:r>
      <w:r w:rsidRPr="60ED76E5">
        <w:t xml:space="preserve"> Compare row counts and aggregates across </w:t>
      </w:r>
      <w:proofErr w:type="spellStart"/>
      <w:r w:rsidRPr="60ED76E5">
        <w:rPr>
          <w:rStyle w:val="HTMLCode"/>
          <w:rFonts w:eastAsiaTheme="majorEastAsia"/>
        </w:rPr>
        <w:t>cube_question_summary</w:t>
      </w:r>
      <w:proofErr w:type="spellEnd"/>
      <w:r w:rsidRPr="60ED76E5">
        <w:t xml:space="preserve"> vs </w:t>
      </w:r>
      <w:proofErr w:type="spellStart"/>
      <w:r w:rsidRPr="60ED76E5">
        <w:rPr>
          <w:rStyle w:val="HTMLCode"/>
          <w:rFonts w:eastAsiaTheme="majorEastAsia"/>
        </w:rPr>
        <w:t>cube_question_summary_overall</w:t>
      </w:r>
      <w:proofErr w:type="spellEnd"/>
      <w:r w:rsidRPr="60ED76E5">
        <w:t xml:space="preserve"> to detect anomalies.</w:t>
      </w:r>
    </w:p>
    <w:p w14:paraId="3E7B47F2" w14:textId="77777777" w:rsidR="00FA23A2" w:rsidRDefault="00FA23A2" w:rsidP="00FA23A2">
      <w:pPr>
        <w:pStyle w:val="Heading1"/>
      </w:pPr>
      <w:bookmarkStart w:id="538" w:name="_Toc209233613"/>
      <w:r>
        <w:rPr>
          <w:rStyle w:val="Strong"/>
          <w:b w:val="0"/>
          <w:bCs w:val="0"/>
        </w:rPr>
        <w:t>7. Power BI (Datasets, RLS, Embedding)</w:t>
      </w:r>
      <w:bookmarkEnd w:id="538"/>
    </w:p>
    <w:p w14:paraId="1A83F33F" w14:textId="77777777" w:rsidR="00FA23A2" w:rsidRDefault="00FA23A2" w:rsidP="00FA23A2">
      <w:pPr>
        <w:pStyle w:val="Heading3"/>
      </w:pPr>
      <w:bookmarkStart w:id="539" w:name="_Toc209233614"/>
      <w:r>
        <w:rPr>
          <w:rStyle w:val="Strong"/>
          <w:b w:val="0"/>
          <w:bCs w:val="0"/>
        </w:rPr>
        <w:t>High-Level Summary</w:t>
      </w:r>
      <w:bookmarkEnd w:id="539"/>
    </w:p>
    <w:p w14:paraId="531773AE" w14:textId="77777777" w:rsidR="00FA23A2" w:rsidRDefault="00FA23A2" w:rsidP="00FA23A2">
      <w:r w:rsidRPr="60ED76E5">
        <w:t xml:space="preserve">Power BI is the central analytics and visualization layer of the solution. Each school (tenant) is provisioned with its own </w:t>
      </w:r>
      <w:r w:rsidRPr="60ED76E5">
        <w:rPr>
          <w:rStyle w:val="Strong"/>
        </w:rPr>
        <w:t>workspace</w:t>
      </w:r>
      <w:r w:rsidRPr="60ED76E5">
        <w:t xml:space="preserve">, containing datasets and reports that connect directly to Synapse cube outputs. </w:t>
      </w:r>
      <w:r w:rsidRPr="60ED76E5">
        <w:rPr>
          <w:rStyle w:val="Strong"/>
        </w:rPr>
        <w:t>Row-Level Security (RLS)</w:t>
      </w:r>
      <w:r w:rsidRPr="60ED76E5">
        <w:t xml:space="preserve"> ensures users see only the data relevant to their school and role. Reports are delivered through </w:t>
      </w:r>
      <w:r w:rsidRPr="60ED76E5">
        <w:rPr>
          <w:rStyle w:val="Strong"/>
        </w:rPr>
        <w:t>two embedding paths</w:t>
      </w:r>
      <w:r w:rsidRPr="60ED76E5">
        <w:t xml:space="preserve">: the custom </w:t>
      </w:r>
      <w:r w:rsidRPr="60ED76E5">
        <w:rPr>
          <w:rStyle w:val="Strong"/>
        </w:rPr>
        <w:t>Captures App</w:t>
      </w:r>
      <w:r w:rsidRPr="60ED76E5">
        <w:t xml:space="preserve"> and the </w:t>
      </w:r>
      <w:r w:rsidRPr="60ED76E5">
        <w:rPr>
          <w:rStyle w:val="Strong"/>
        </w:rPr>
        <w:t>Schoology LTI integration</w:t>
      </w:r>
      <w:r w:rsidRPr="60ED76E5">
        <w:t>.</w:t>
      </w:r>
    </w:p>
    <w:p w14:paraId="45BDB21A" w14:textId="77777777" w:rsidR="00FA23A2" w:rsidRDefault="00000000" w:rsidP="00FA23A2">
      <w:r>
        <w:pict w14:anchorId="6365648B">
          <v:rect id="_x0000_i1031" style="width:0;height:1.5pt" o:hralign="center" o:hrstd="t" o:hr="t" fillcolor="#a0a0a0" stroked="f"/>
        </w:pict>
      </w:r>
    </w:p>
    <w:p w14:paraId="19666BC2" w14:textId="77777777" w:rsidR="00FA23A2" w:rsidRDefault="00FA23A2" w:rsidP="00FA23A2">
      <w:pPr>
        <w:pStyle w:val="Heading3"/>
      </w:pPr>
      <w:bookmarkStart w:id="540" w:name="_Toc209233615"/>
      <w:r>
        <w:rPr>
          <w:rStyle w:val="Strong"/>
          <w:b w:val="0"/>
          <w:bCs w:val="0"/>
        </w:rPr>
        <w:t>Process Description</w:t>
      </w:r>
      <w:bookmarkEnd w:id="540"/>
    </w:p>
    <w:p w14:paraId="0940C2ED" w14:textId="77777777" w:rsidR="00FA23A2" w:rsidRDefault="00FA23A2" w:rsidP="00FA23A2">
      <w:r w:rsidRPr="60ED76E5">
        <w:t>Power BI datasets are built on top of Delta cubes stored in Synapse (</w:t>
      </w:r>
      <w:r w:rsidRPr="60ED76E5">
        <w:rPr>
          <w:rStyle w:val="HTMLCode"/>
          <w:rFonts w:eastAsiaTheme="majorEastAsia"/>
        </w:rPr>
        <w:t>ldb_dev_s3</w:t>
      </w:r>
      <w:r w:rsidRPr="60ED76E5">
        <w:t xml:space="preserve">). For each school, a dedicated workspace is automatically provisioned via the Power BI Graph API. The </w:t>
      </w:r>
      <w:r w:rsidRPr="60ED76E5">
        <w:rPr>
          <w:rStyle w:val="Strong"/>
        </w:rPr>
        <w:t>service principal</w:t>
      </w:r>
      <w:r w:rsidRPr="60ED76E5">
        <w:t xml:space="preserve"> (App Registration </w:t>
      </w:r>
      <w:proofErr w:type="spellStart"/>
      <w:r w:rsidRPr="60ED76E5">
        <w:rPr>
          <w:rStyle w:val="HTMLCode"/>
          <w:rFonts w:eastAsiaTheme="majorEastAsia"/>
        </w:rPr>
        <w:t>EdvanceLS</w:t>
      </w:r>
      <w:proofErr w:type="spellEnd"/>
      <w:r w:rsidRPr="60ED76E5">
        <w:t>) has permissions to manage workspaces and datasets, and dataset refreshes are scheduled after cube updates.</w:t>
      </w:r>
    </w:p>
    <w:p w14:paraId="1482C296" w14:textId="77777777" w:rsidR="00FA23A2" w:rsidRDefault="00FA23A2" w:rsidP="00FA23A2">
      <w:r w:rsidRPr="60ED76E5">
        <w:t xml:space="preserve">Access to reports is controlled via </w:t>
      </w:r>
      <w:r w:rsidRPr="60ED76E5">
        <w:rPr>
          <w:rStyle w:val="Strong"/>
        </w:rPr>
        <w:t>Row-Level Security (RLS)</w:t>
      </w:r>
      <w:r w:rsidRPr="60ED76E5">
        <w:t xml:space="preserve">. RLS roles are defined through a Roles table stored in Power BI datasets, which maps user identities (e.g., email, </w:t>
      </w:r>
      <w:proofErr w:type="spellStart"/>
      <w:r w:rsidRPr="60ED76E5">
        <w:t>school_id</w:t>
      </w:r>
      <w:proofErr w:type="spellEnd"/>
      <w:r w:rsidRPr="60ED76E5">
        <w:t xml:space="preserve">) to their tenant. During embedding, the correct role is dynamically passed to Power BI using the embed token generated by </w:t>
      </w:r>
      <w:proofErr w:type="spellStart"/>
      <w:r w:rsidRPr="60ED76E5">
        <w:rPr>
          <w:rStyle w:val="Strong"/>
        </w:rPr>
        <w:t>ReportService</w:t>
      </w:r>
      <w:proofErr w:type="spellEnd"/>
      <w:r w:rsidRPr="60ED76E5">
        <w:t>. This ensures administrators can see all teacher/student data, while teachers and students are restricted to their own scope.</w:t>
      </w:r>
    </w:p>
    <w:p w14:paraId="776FA8B7" w14:textId="77777777" w:rsidR="00FA23A2" w:rsidRDefault="00FA23A2" w:rsidP="00FA23A2">
      <w:r>
        <w:t>Reports are embedded in two ways:</w:t>
      </w:r>
    </w:p>
    <w:p w14:paraId="11A8657A" w14:textId="77777777" w:rsidR="00FA23A2" w:rsidRDefault="00FA23A2" w:rsidP="00DD5F3A">
      <w:pPr>
        <w:pStyle w:val="ListParagraph"/>
        <w:numPr>
          <w:ilvl w:val="0"/>
          <w:numId w:val="15"/>
        </w:numPr>
      </w:pPr>
      <w:r w:rsidRPr="60ED76E5">
        <w:rPr>
          <w:rStyle w:val="Strong"/>
        </w:rPr>
        <w:t>Captures App</w:t>
      </w:r>
      <w:r w:rsidRPr="60ED76E5">
        <w:t xml:space="preserve"> – End-users log in via SSO/LTI, </w:t>
      </w:r>
      <w:proofErr w:type="gramStart"/>
      <w:r w:rsidRPr="60ED76E5">
        <w:t>Captures</w:t>
      </w:r>
      <w:proofErr w:type="gramEnd"/>
      <w:r w:rsidRPr="60ED76E5">
        <w:t xml:space="preserve"> calls </w:t>
      </w:r>
      <w:proofErr w:type="spellStart"/>
      <w:r w:rsidRPr="60ED76E5">
        <w:t>ReportService</w:t>
      </w:r>
      <w:proofErr w:type="spellEnd"/>
      <w:r w:rsidRPr="60ED76E5">
        <w:t>, an embed token is generated, and reports are displayed in Captures modules.</w:t>
      </w:r>
    </w:p>
    <w:p w14:paraId="0449A981" w14:textId="77777777" w:rsidR="00FA23A2" w:rsidRDefault="00FA23A2" w:rsidP="00DD5F3A">
      <w:pPr>
        <w:pStyle w:val="ListParagraph"/>
        <w:numPr>
          <w:ilvl w:val="0"/>
          <w:numId w:val="15"/>
        </w:numPr>
      </w:pPr>
      <w:r w:rsidRPr="60ED76E5">
        <w:rPr>
          <w:rStyle w:val="Strong"/>
        </w:rPr>
        <w:t>Schoology LTI Integration</w:t>
      </w:r>
      <w:r w:rsidRPr="60ED76E5">
        <w:t xml:space="preserve"> – Reports are also available as a tab inside Schoology. Authentication is handled by the LTI microservice, which assigns roles at login and requests an </w:t>
      </w:r>
      <w:proofErr w:type="gramStart"/>
      <w:r w:rsidRPr="60ED76E5">
        <w:t>embed</w:t>
      </w:r>
      <w:proofErr w:type="gramEnd"/>
      <w:r w:rsidRPr="60ED76E5">
        <w:t xml:space="preserve"> token with the appropriate scope.</w:t>
      </w:r>
    </w:p>
    <w:p w14:paraId="18F86579" w14:textId="77777777" w:rsidR="00FA23A2" w:rsidRDefault="00000000" w:rsidP="00FA23A2">
      <w:r>
        <w:pict w14:anchorId="43CF06C2">
          <v:rect id="_x0000_i1032" style="width:0;height:1.5pt" o:hralign="center" o:hrstd="t" o:hr="t" fillcolor="#a0a0a0" stroked="f"/>
        </w:pict>
      </w:r>
    </w:p>
    <w:p w14:paraId="0C59A1DC" w14:textId="77777777" w:rsidR="00FA23A2" w:rsidRDefault="00FA23A2" w:rsidP="00FA23A2">
      <w:pPr>
        <w:pStyle w:val="Heading3"/>
      </w:pPr>
      <w:bookmarkStart w:id="541" w:name="_Toc209233616"/>
      <w:r>
        <w:rPr>
          <w:rStyle w:val="Strong"/>
          <w:b w:val="0"/>
          <w:bCs w:val="0"/>
        </w:rPr>
        <w:lastRenderedPageBreak/>
        <w:t>Detailed Information</w:t>
      </w:r>
      <w:bookmarkEnd w:id="541"/>
    </w:p>
    <w:p w14:paraId="65A332A9" w14:textId="77777777" w:rsidR="00FA23A2" w:rsidRDefault="00FA23A2" w:rsidP="00FA23A2">
      <w:pPr>
        <w:pStyle w:val="Heading4"/>
      </w:pPr>
      <w:r>
        <w:rPr>
          <w:rStyle w:val="Strong"/>
          <w:b w:val="0"/>
          <w:bCs w:val="0"/>
        </w:rPr>
        <w:t>Datasets &amp; Workspaces</w:t>
      </w:r>
    </w:p>
    <w:p w14:paraId="40DB7102" w14:textId="77777777" w:rsidR="00FA23A2" w:rsidRDefault="00FA23A2" w:rsidP="00DD5F3A">
      <w:pPr>
        <w:pStyle w:val="ListParagraph"/>
        <w:numPr>
          <w:ilvl w:val="0"/>
          <w:numId w:val="16"/>
        </w:numPr>
      </w:pPr>
      <w:r w:rsidRPr="60ED76E5">
        <w:rPr>
          <w:rStyle w:val="Strong"/>
        </w:rPr>
        <w:t>Workspaces:</w:t>
      </w:r>
      <w:r w:rsidRPr="60ED76E5">
        <w:t xml:space="preserve"> One per school, </w:t>
      </w:r>
      <w:proofErr w:type="gramStart"/>
      <w:r w:rsidRPr="60ED76E5">
        <w:t>auto-provisioned</w:t>
      </w:r>
      <w:proofErr w:type="gramEnd"/>
      <w:r w:rsidRPr="60ED76E5">
        <w:t>.</w:t>
      </w:r>
    </w:p>
    <w:p w14:paraId="3D8B3DFB" w14:textId="77777777" w:rsidR="00FA23A2" w:rsidRDefault="00FA23A2" w:rsidP="00DD5F3A">
      <w:pPr>
        <w:pStyle w:val="ListParagraph"/>
        <w:numPr>
          <w:ilvl w:val="0"/>
          <w:numId w:val="16"/>
        </w:numPr>
      </w:pPr>
      <w:r>
        <w:rPr>
          <w:rStyle w:val="Strong"/>
        </w:rPr>
        <w:t>Dataset refresh:</w:t>
      </w:r>
      <w:r>
        <w:t xml:space="preserve"> Scheduled after Synapse pipeline completion; also supports manual refresh.</w:t>
      </w:r>
    </w:p>
    <w:p w14:paraId="21D5A160" w14:textId="77777777" w:rsidR="00FA23A2" w:rsidRDefault="00FA23A2" w:rsidP="00DD5F3A">
      <w:pPr>
        <w:pStyle w:val="ListParagraph"/>
        <w:numPr>
          <w:ilvl w:val="0"/>
          <w:numId w:val="16"/>
        </w:numPr>
      </w:pPr>
      <w:r>
        <w:rPr>
          <w:rStyle w:val="Strong"/>
        </w:rPr>
        <w:t>Reports included:</w:t>
      </w:r>
      <w:r>
        <w:t xml:space="preserve"> Dashboard (school-level), standard deep dive, question reports (interactive + paginated), YTD reports.</w:t>
      </w:r>
    </w:p>
    <w:p w14:paraId="1B9C9587" w14:textId="77777777" w:rsidR="00FA23A2" w:rsidRDefault="00FA23A2" w:rsidP="00DD5F3A">
      <w:pPr>
        <w:pStyle w:val="ListParagraph"/>
        <w:numPr>
          <w:ilvl w:val="0"/>
          <w:numId w:val="16"/>
        </w:numPr>
      </w:pPr>
      <w:r>
        <w:rPr>
          <w:rStyle w:val="Strong"/>
        </w:rPr>
        <w:t>Naming convention:</w:t>
      </w:r>
      <w:r>
        <w:t xml:space="preserve"> </w:t>
      </w:r>
      <w:r w:rsidRPr="00FA23A2">
        <w:rPr>
          <w:rStyle w:val="HTMLCode"/>
          <w:rFonts w:eastAsiaTheme="majorEastAsia"/>
        </w:rPr>
        <w:t>&lt;</w:t>
      </w:r>
      <w:proofErr w:type="spellStart"/>
      <w:r w:rsidRPr="00FA23A2">
        <w:rPr>
          <w:rStyle w:val="HTMLCode"/>
          <w:rFonts w:eastAsiaTheme="majorEastAsia"/>
        </w:rPr>
        <w:t>SchoolName</w:t>
      </w:r>
      <w:proofErr w:type="spellEnd"/>
      <w:r w:rsidRPr="00FA23A2">
        <w:rPr>
          <w:rStyle w:val="HTMLCode"/>
          <w:rFonts w:eastAsiaTheme="majorEastAsia"/>
        </w:rPr>
        <w:t>&gt;_Workspace</w:t>
      </w:r>
      <w:r>
        <w:t xml:space="preserve"> (verify via Power BI Admin API).</w:t>
      </w:r>
    </w:p>
    <w:p w14:paraId="6121119D" w14:textId="77777777" w:rsidR="00FA23A2" w:rsidRDefault="00FA23A2" w:rsidP="00FA23A2">
      <w:pPr>
        <w:pStyle w:val="Heading4"/>
      </w:pPr>
      <w:r>
        <w:rPr>
          <w:rStyle w:val="Strong"/>
          <w:b w:val="0"/>
          <w:bCs w:val="0"/>
        </w:rPr>
        <w:t>RLS (Row-Level Security)</w:t>
      </w:r>
    </w:p>
    <w:p w14:paraId="4CADAF5E" w14:textId="77777777" w:rsidR="00FA23A2" w:rsidRDefault="00FA23A2" w:rsidP="00DD5F3A">
      <w:pPr>
        <w:pStyle w:val="ListParagraph"/>
        <w:numPr>
          <w:ilvl w:val="0"/>
          <w:numId w:val="17"/>
        </w:numPr>
      </w:pPr>
      <w:r>
        <w:rPr>
          <w:rStyle w:val="Strong"/>
        </w:rPr>
        <w:t>Roles Table:</w:t>
      </w:r>
      <w:r>
        <w:t xml:space="preserve"> Created manually inside Power BI dataset. Maps user identities to </w:t>
      </w:r>
      <w:proofErr w:type="spellStart"/>
      <w:r w:rsidRPr="00FA23A2">
        <w:rPr>
          <w:rStyle w:val="HTMLCode"/>
          <w:rFonts w:eastAsiaTheme="majorEastAsia"/>
        </w:rPr>
        <w:t>school_id</w:t>
      </w:r>
      <w:proofErr w:type="spellEnd"/>
      <w:r>
        <w:t xml:space="preserve"> and role.</w:t>
      </w:r>
    </w:p>
    <w:p w14:paraId="3E2D823D" w14:textId="77777777" w:rsidR="00FA23A2" w:rsidRDefault="00FA23A2" w:rsidP="00DD5F3A">
      <w:pPr>
        <w:pStyle w:val="ListParagraph"/>
        <w:numPr>
          <w:ilvl w:val="0"/>
          <w:numId w:val="17"/>
        </w:numPr>
      </w:pPr>
      <w:r>
        <w:rPr>
          <w:rStyle w:val="Strong"/>
        </w:rPr>
        <w:t>DAX Example:</w:t>
      </w:r>
    </w:p>
    <w:p w14:paraId="72EA36DF" w14:textId="77777777" w:rsidR="00FA23A2" w:rsidRPr="00FA23A2" w:rsidRDefault="00FA23A2" w:rsidP="00DD5F3A">
      <w:pPr>
        <w:pStyle w:val="ListParagraph"/>
        <w:numPr>
          <w:ilvl w:val="0"/>
          <w:numId w:val="17"/>
        </w:numPr>
        <w:rPr>
          <w:rStyle w:val="HTMLCode"/>
          <w:rFonts w:eastAsiaTheme="majorEastAsia"/>
        </w:rPr>
      </w:pPr>
      <w:r w:rsidRPr="00FA23A2">
        <w:rPr>
          <w:rStyle w:val="HTMLCode"/>
          <w:rFonts w:eastAsiaTheme="majorEastAsia"/>
        </w:rPr>
        <w:t>[</w:t>
      </w:r>
      <w:proofErr w:type="spellStart"/>
      <w:r w:rsidRPr="00FA23A2">
        <w:rPr>
          <w:rStyle w:val="HTMLCode"/>
          <w:rFonts w:eastAsiaTheme="majorEastAsia"/>
        </w:rPr>
        <w:t>school_id</w:t>
      </w:r>
      <w:proofErr w:type="spellEnd"/>
      <w:r w:rsidRPr="00FA23A2">
        <w:rPr>
          <w:rStyle w:val="HTMLCode"/>
          <w:rFonts w:eastAsiaTheme="majorEastAsia"/>
        </w:rPr>
        <w:t>] = LOOKUPVALUE(</w:t>
      </w:r>
      <w:proofErr w:type="spellStart"/>
      <w:r w:rsidRPr="00FA23A2">
        <w:rPr>
          <w:rStyle w:val="HTMLCode"/>
          <w:rFonts w:eastAsiaTheme="majorEastAsia"/>
        </w:rPr>
        <w:t>UserRoles</w:t>
      </w:r>
      <w:proofErr w:type="spellEnd"/>
      <w:r w:rsidRPr="00FA23A2">
        <w:rPr>
          <w:rStyle w:val="HTMLCode"/>
          <w:rFonts w:eastAsiaTheme="majorEastAsia"/>
        </w:rPr>
        <w:t>[</w:t>
      </w:r>
      <w:proofErr w:type="spellStart"/>
      <w:r w:rsidRPr="00FA23A2">
        <w:rPr>
          <w:rStyle w:val="HTMLCode"/>
          <w:rFonts w:eastAsiaTheme="majorEastAsia"/>
        </w:rPr>
        <w:t>school_id</w:t>
      </w:r>
      <w:proofErr w:type="spellEnd"/>
      <w:r w:rsidRPr="00FA23A2">
        <w:rPr>
          <w:rStyle w:val="HTMLCode"/>
          <w:rFonts w:eastAsiaTheme="majorEastAsia"/>
        </w:rPr>
        <w:t xml:space="preserve">], </w:t>
      </w:r>
      <w:proofErr w:type="spellStart"/>
      <w:r w:rsidRPr="00FA23A2">
        <w:rPr>
          <w:rStyle w:val="HTMLCode"/>
          <w:rFonts w:eastAsiaTheme="majorEastAsia"/>
        </w:rPr>
        <w:t>UserRoles</w:t>
      </w:r>
      <w:proofErr w:type="spellEnd"/>
      <w:r w:rsidRPr="00FA23A2">
        <w:rPr>
          <w:rStyle w:val="HTMLCode"/>
          <w:rFonts w:eastAsiaTheme="majorEastAsia"/>
        </w:rPr>
        <w:t xml:space="preserve">[email], </w:t>
      </w:r>
      <w:proofErr w:type="gramStart"/>
      <w:r w:rsidRPr="00FA23A2">
        <w:rPr>
          <w:rStyle w:val="HTMLCode"/>
          <w:rFonts w:eastAsiaTheme="majorEastAsia"/>
        </w:rPr>
        <w:t>USERPRINCIPALNAME(</w:t>
      </w:r>
      <w:proofErr w:type="gramEnd"/>
      <w:r w:rsidRPr="00FA23A2">
        <w:rPr>
          <w:rStyle w:val="HTMLCode"/>
          <w:rFonts w:eastAsiaTheme="majorEastAsia"/>
        </w:rPr>
        <w:t>))</w:t>
      </w:r>
    </w:p>
    <w:p w14:paraId="1E480B9D" w14:textId="77777777" w:rsidR="00FA23A2" w:rsidRDefault="00FA23A2" w:rsidP="00DD5F3A">
      <w:pPr>
        <w:pStyle w:val="ListParagraph"/>
        <w:numPr>
          <w:ilvl w:val="0"/>
          <w:numId w:val="17"/>
        </w:numPr>
      </w:pPr>
      <w:r>
        <w:rPr>
          <w:rStyle w:val="Strong"/>
        </w:rPr>
        <w:t>Role Types:</w:t>
      </w:r>
    </w:p>
    <w:p w14:paraId="4CF25097" w14:textId="77777777" w:rsidR="00FA23A2" w:rsidRDefault="00FA23A2" w:rsidP="00DD5F3A">
      <w:pPr>
        <w:pStyle w:val="ListParagraph"/>
        <w:numPr>
          <w:ilvl w:val="1"/>
          <w:numId w:val="17"/>
        </w:numPr>
      </w:pPr>
      <w:r>
        <w:rPr>
          <w:rStyle w:val="Strong"/>
        </w:rPr>
        <w:t>Admin</w:t>
      </w:r>
      <w:r>
        <w:t xml:space="preserve"> – full access to all teacher/student data.</w:t>
      </w:r>
    </w:p>
    <w:p w14:paraId="070A806F" w14:textId="77777777" w:rsidR="00FA23A2" w:rsidRDefault="00FA23A2" w:rsidP="00DD5F3A">
      <w:pPr>
        <w:pStyle w:val="ListParagraph"/>
        <w:numPr>
          <w:ilvl w:val="1"/>
          <w:numId w:val="17"/>
        </w:numPr>
      </w:pPr>
      <w:r>
        <w:rPr>
          <w:rStyle w:val="Strong"/>
        </w:rPr>
        <w:t>Teacher</w:t>
      </w:r>
      <w:r>
        <w:t xml:space="preserve"> – limited to own students; cannot view other teachers’ data.</w:t>
      </w:r>
    </w:p>
    <w:p w14:paraId="38EDD20E" w14:textId="77777777" w:rsidR="00FA23A2" w:rsidRDefault="00FA23A2" w:rsidP="00DD5F3A">
      <w:pPr>
        <w:pStyle w:val="ListParagraph"/>
        <w:numPr>
          <w:ilvl w:val="1"/>
          <w:numId w:val="17"/>
        </w:numPr>
      </w:pPr>
      <w:r>
        <w:rPr>
          <w:rStyle w:val="Strong"/>
        </w:rPr>
        <w:t>Student</w:t>
      </w:r>
      <w:r>
        <w:t xml:space="preserve"> – restricted to own results.</w:t>
      </w:r>
    </w:p>
    <w:p w14:paraId="16A0319D" w14:textId="77777777" w:rsidR="00FA23A2" w:rsidRDefault="00FA23A2" w:rsidP="00FA23A2">
      <w:pPr>
        <w:pStyle w:val="Heading4"/>
      </w:pPr>
      <w:r>
        <w:rPr>
          <w:rStyle w:val="Strong"/>
          <w:b w:val="0"/>
          <w:bCs w:val="0"/>
        </w:rPr>
        <w:t>Embed Token Generation</w:t>
      </w:r>
    </w:p>
    <w:p w14:paraId="1A9C154D" w14:textId="77777777" w:rsidR="00FA23A2" w:rsidRDefault="00FA23A2" w:rsidP="00DD5F3A">
      <w:pPr>
        <w:pStyle w:val="ListParagraph"/>
        <w:numPr>
          <w:ilvl w:val="0"/>
          <w:numId w:val="18"/>
        </w:numPr>
      </w:pPr>
      <w:r w:rsidRPr="60ED76E5">
        <w:rPr>
          <w:rStyle w:val="Strong"/>
        </w:rPr>
        <w:t>Service Principal:</w:t>
      </w:r>
      <w:r w:rsidRPr="60ED76E5">
        <w:t xml:space="preserve"> </w:t>
      </w:r>
      <w:proofErr w:type="spellStart"/>
      <w:r w:rsidRPr="60ED76E5">
        <w:rPr>
          <w:rStyle w:val="HTMLCode"/>
          <w:rFonts w:eastAsiaTheme="majorEastAsia"/>
        </w:rPr>
        <w:t>EdvanceLS</w:t>
      </w:r>
      <w:proofErr w:type="spellEnd"/>
      <w:r w:rsidRPr="60ED76E5">
        <w:t xml:space="preserve"> (App Registration).</w:t>
      </w:r>
    </w:p>
    <w:p w14:paraId="70E9E677" w14:textId="77777777" w:rsidR="00FA23A2" w:rsidRDefault="00FA23A2" w:rsidP="00DD5F3A">
      <w:pPr>
        <w:pStyle w:val="ListParagraph"/>
        <w:numPr>
          <w:ilvl w:val="0"/>
          <w:numId w:val="18"/>
        </w:numPr>
      </w:pPr>
      <w:r w:rsidRPr="60ED76E5">
        <w:rPr>
          <w:rStyle w:val="Strong"/>
        </w:rPr>
        <w:t>Permissions:</w:t>
      </w:r>
      <w:r w:rsidRPr="60ED76E5">
        <w:t xml:space="preserve"> </w:t>
      </w:r>
      <w:proofErr w:type="spellStart"/>
      <w:proofErr w:type="gramStart"/>
      <w:r w:rsidRPr="60ED76E5">
        <w:t>Dataset.Read.All</w:t>
      </w:r>
      <w:proofErr w:type="spellEnd"/>
      <w:proofErr w:type="gramEnd"/>
      <w:r w:rsidRPr="60ED76E5">
        <w:t xml:space="preserve">, </w:t>
      </w:r>
      <w:proofErr w:type="spellStart"/>
      <w:proofErr w:type="gramStart"/>
      <w:r w:rsidRPr="60ED76E5">
        <w:t>Report.Read.All</w:t>
      </w:r>
      <w:proofErr w:type="spellEnd"/>
      <w:proofErr w:type="gramEnd"/>
      <w:r w:rsidRPr="60ED76E5">
        <w:t>, Workspace access.</w:t>
      </w:r>
    </w:p>
    <w:p w14:paraId="583B459C" w14:textId="77777777" w:rsidR="00FA23A2" w:rsidRDefault="00FA23A2" w:rsidP="00DD5F3A">
      <w:pPr>
        <w:pStyle w:val="ListParagraph"/>
        <w:numPr>
          <w:ilvl w:val="0"/>
          <w:numId w:val="18"/>
        </w:numPr>
      </w:pPr>
      <w:r>
        <w:rPr>
          <w:rStyle w:val="Strong"/>
        </w:rPr>
        <w:t>Process:</w:t>
      </w:r>
    </w:p>
    <w:p w14:paraId="74EA5E8A" w14:textId="77777777" w:rsidR="00FA23A2" w:rsidRDefault="00FA23A2" w:rsidP="00DD5F3A">
      <w:pPr>
        <w:pStyle w:val="ListParagraph"/>
        <w:numPr>
          <w:ilvl w:val="1"/>
          <w:numId w:val="18"/>
        </w:numPr>
      </w:pPr>
      <w:proofErr w:type="spellStart"/>
      <w:r w:rsidRPr="60ED76E5">
        <w:t>ReportService</w:t>
      </w:r>
      <w:proofErr w:type="spellEnd"/>
      <w:r w:rsidRPr="60ED76E5">
        <w:t xml:space="preserve"> calls Power BI REST API → generates </w:t>
      </w:r>
      <w:proofErr w:type="gramStart"/>
      <w:r w:rsidRPr="60ED76E5">
        <w:t>embed</w:t>
      </w:r>
      <w:proofErr w:type="gramEnd"/>
      <w:r w:rsidRPr="60ED76E5">
        <w:t xml:space="preserve"> token with assigned role.</w:t>
      </w:r>
    </w:p>
    <w:p w14:paraId="5E39D169" w14:textId="77777777" w:rsidR="00FA23A2" w:rsidRDefault="00FA23A2" w:rsidP="00DD5F3A">
      <w:pPr>
        <w:pStyle w:val="ListParagraph"/>
        <w:numPr>
          <w:ilvl w:val="1"/>
          <w:numId w:val="18"/>
        </w:numPr>
      </w:pPr>
      <w:r>
        <w:t>Token is passed back to Captures or Schoology.</w:t>
      </w:r>
    </w:p>
    <w:p w14:paraId="6B239DF5" w14:textId="77777777" w:rsidR="00FA23A2" w:rsidRDefault="00FA23A2" w:rsidP="00DD5F3A">
      <w:pPr>
        <w:pStyle w:val="ListParagraph"/>
        <w:numPr>
          <w:ilvl w:val="1"/>
          <w:numId w:val="18"/>
        </w:numPr>
      </w:pPr>
      <w:r>
        <w:t>Token regenerated each time a user loads a report (real-time role enforcement).</w:t>
      </w:r>
    </w:p>
    <w:p w14:paraId="506FA0A9" w14:textId="77777777" w:rsidR="00FA23A2" w:rsidRDefault="00FA23A2" w:rsidP="00FA23A2">
      <w:pPr>
        <w:pStyle w:val="Heading4"/>
      </w:pPr>
      <w:r>
        <w:rPr>
          <w:rStyle w:val="Strong"/>
          <w:b w:val="0"/>
          <w:bCs w:val="0"/>
        </w:rPr>
        <w:t>Embedding Paths</w:t>
      </w:r>
    </w:p>
    <w:p w14:paraId="65735985" w14:textId="77777777" w:rsidR="00FA23A2" w:rsidRDefault="00FA23A2" w:rsidP="00DD5F3A">
      <w:pPr>
        <w:pStyle w:val="ListParagraph"/>
        <w:numPr>
          <w:ilvl w:val="0"/>
          <w:numId w:val="19"/>
        </w:numPr>
      </w:pPr>
      <w:r>
        <w:rPr>
          <w:rStyle w:val="Strong"/>
        </w:rPr>
        <w:t>Captures App:</w:t>
      </w:r>
    </w:p>
    <w:p w14:paraId="153E3343" w14:textId="77777777" w:rsidR="00FA23A2" w:rsidRDefault="00FA23A2" w:rsidP="00DD5F3A">
      <w:pPr>
        <w:pStyle w:val="ListParagraph"/>
        <w:numPr>
          <w:ilvl w:val="0"/>
          <w:numId w:val="20"/>
        </w:numPr>
      </w:pPr>
      <w:r>
        <w:t>Users log in via SSO/LTI.</w:t>
      </w:r>
    </w:p>
    <w:p w14:paraId="0E41530E" w14:textId="77777777" w:rsidR="00FA23A2" w:rsidRDefault="00FA23A2" w:rsidP="00DD5F3A">
      <w:pPr>
        <w:pStyle w:val="ListParagraph"/>
        <w:numPr>
          <w:ilvl w:val="0"/>
          <w:numId w:val="20"/>
        </w:numPr>
      </w:pPr>
      <w:r>
        <w:t xml:space="preserve">Captures → </w:t>
      </w:r>
      <w:proofErr w:type="spellStart"/>
      <w:r>
        <w:t>ReportService</w:t>
      </w:r>
      <w:proofErr w:type="spellEnd"/>
      <w:r>
        <w:t xml:space="preserve"> → Embed token → Report rendered in UI.</w:t>
      </w:r>
    </w:p>
    <w:p w14:paraId="7B1BFF06" w14:textId="77777777" w:rsidR="00FA23A2" w:rsidRDefault="00FA23A2" w:rsidP="00DD5F3A">
      <w:pPr>
        <w:pStyle w:val="ListParagraph"/>
        <w:numPr>
          <w:ilvl w:val="0"/>
          <w:numId w:val="20"/>
        </w:numPr>
      </w:pPr>
      <w:r>
        <w:t>Supports admin-only modules for tenant/workspace mapping.</w:t>
      </w:r>
    </w:p>
    <w:p w14:paraId="7C137932" w14:textId="77777777" w:rsidR="00FA23A2" w:rsidRDefault="00FA23A2" w:rsidP="00DD5F3A">
      <w:pPr>
        <w:pStyle w:val="ListParagraph"/>
        <w:numPr>
          <w:ilvl w:val="0"/>
          <w:numId w:val="19"/>
        </w:numPr>
      </w:pPr>
      <w:r>
        <w:rPr>
          <w:rStyle w:val="Strong"/>
        </w:rPr>
        <w:t>Schoology (LTI Integration):</w:t>
      </w:r>
    </w:p>
    <w:p w14:paraId="121D6249" w14:textId="77777777" w:rsidR="00FA23A2" w:rsidRDefault="00FA23A2" w:rsidP="00DD5F3A">
      <w:pPr>
        <w:pStyle w:val="ListParagraph"/>
        <w:numPr>
          <w:ilvl w:val="0"/>
          <w:numId w:val="20"/>
        </w:numPr>
      </w:pPr>
      <w:r>
        <w:t>Reports surfaced in Schoology tab.</w:t>
      </w:r>
    </w:p>
    <w:p w14:paraId="0C504C63" w14:textId="77777777" w:rsidR="00FA23A2" w:rsidRDefault="00FA23A2" w:rsidP="00DD5F3A">
      <w:pPr>
        <w:pStyle w:val="ListParagraph"/>
        <w:numPr>
          <w:ilvl w:val="0"/>
          <w:numId w:val="20"/>
        </w:numPr>
      </w:pPr>
      <w:r>
        <w:t>LTI microservice performs login → role assignment → requests embed token.</w:t>
      </w:r>
    </w:p>
    <w:p w14:paraId="7F8F1879" w14:textId="77777777" w:rsidR="00FA23A2" w:rsidRDefault="00FA23A2" w:rsidP="00DD5F3A">
      <w:pPr>
        <w:pStyle w:val="ListParagraph"/>
        <w:numPr>
          <w:ilvl w:val="0"/>
          <w:numId w:val="20"/>
        </w:numPr>
      </w:pPr>
      <w:r>
        <w:t>Same RLS logic applied as in Captures.</w:t>
      </w:r>
    </w:p>
    <w:p w14:paraId="2FAAE819" w14:textId="77777777" w:rsidR="00FA23A2" w:rsidRPr="00FA23A2" w:rsidRDefault="00FA23A2" w:rsidP="00DD5F3A">
      <w:pPr>
        <w:pStyle w:val="ListParagraph"/>
        <w:numPr>
          <w:ilvl w:val="0"/>
          <w:numId w:val="20"/>
        </w:numPr>
        <w:rPr>
          <w:highlight w:val="yellow"/>
        </w:rPr>
      </w:pPr>
      <w:r w:rsidRPr="00FA23A2">
        <w:rPr>
          <w:b/>
          <w:bCs/>
          <w:highlight w:val="yellow"/>
        </w:rPr>
        <w:t>Pending Clarification:</w:t>
      </w:r>
      <w:r w:rsidRPr="00FA23A2">
        <w:rPr>
          <w:highlight w:val="yellow"/>
        </w:rPr>
        <w:t xml:space="preserve"> Which reports are embedded in Schoology, and how admin can add/remove reports.</w:t>
      </w:r>
    </w:p>
    <w:p w14:paraId="4A96D096" w14:textId="77777777" w:rsidR="00FA23A2" w:rsidRDefault="00000000" w:rsidP="00FA23A2">
      <w:r>
        <w:lastRenderedPageBreak/>
        <w:pict w14:anchorId="78430748">
          <v:rect id="_x0000_i1033" style="width:0;height:1.5pt" o:hralign="center" o:hrstd="t" o:hr="t" fillcolor="#a0a0a0" stroked="f"/>
        </w:pict>
      </w:r>
    </w:p>
    <w:p w14:paraId="16CCEB9A" w14:textId="77777777" w:rsidR="00FA23A2" w:rsidRDefault="00FA23A2" w:rsidP="00FA23A2">
      <w:pPr>
        <w:pStyle w:val="Heading3"/>
      </w:pPr>
      <w:bookmarkStart w:id="542" w:name="_Toc209233617"/>
      <w:r>
        <w:rPr>
          <w:rStyle w:val="Strong"/>
          <w:b w:val="0"/>
          <w:bCs w:val="0"/>
        </w:rPr>
        <w:t>Operator Notes</w:t>
      </w:r>
      <w:bookmarkEnd w:id="542"/>
    </w:p>
    <w:p w14:paraId="4E773601" w14:textId="77777777" w:rsidR="00FA23A2" w:rsidRDefault="00FA23A2" w:rsidP="00DD5F3A">
      <w:pPr>
        <w:pStyle w:val="ListParagraph"/>
        <w:numPr>
          <w:ilvl w:val="0"/>
          <w:numId w:val="21"/>
        </w:numPr>
      </w:pPr>
      <w:r w:rsidRPr="60ED76E5">
        <w:rPr>
          <w:rStyle w:val="Strong"/>
        </w:rPr>
        <w:t>Testing RLS:</w:t>
      </w:r>
      <w:r w:rsidRPr="60ED76E5">
        <w:t xml:space="preserve"> Use Power BI “View </w:t>
      </w:r>
      <w:proofErr w:type="gramStart"/>
      <w:r w:rsidRPr="60ED76E5">
        <w:t>As</w:t>
      </w:r>
      <w:proofErr w:type="gramEnd"/>
      <w:r w:rsidRPr="60ED76E5">
        <w:t xml:space="preserve"> Role” in </w:t>
      </w:r>
      <w:proofErr w:type="gramStart"/>
      <w:r w:rsidRPr="60ED76E5">
        <w:t>Desktop, or</w:t>
      </w:r>
      <w:proofErr w:type="gramEnd"/>
      <w:r w:rsidRPr="60ED76E5">
        <w:t xml:space="preserve"> simulate login via Service Admin test (per Microsoft guidance).</w:t>
      </w:r>
    </w:p>
    <w:p w14:paraId="4E5FB402" w14:textId="77777777" w:rsidR="00FA23A2" w:rsidRDefault="00FA23A2" w:rsidP="00DD5F3A">
      <w:pPr>
        <w:pStyle w:val="ListParagraph"/>
        <w:numPr>
          <w:ilvl w:val="0"/>
          <w:numId w:val="21"/>
        </w:numPr>
      </w:pPr>
      <w:r w:rsidRPr="60ED76E5">
        <w:rPr>
          <w:rStyle w:val="Strong"/>
        </w:rPr>
        <w:t>Workspace–School Mapping:</w:t>
      </w:r>
      <w:r w:rsidRPr="60ED76E5">
        <w:t xml:space="preserve"> Maintained in a backend config table; accessible via admin interface.</w:t>
      </w:r>
    </w:p>
    <w:p w14:paraId="48897CEE" w14:textId="77777777" w:rsidR="00FA23A2" w:rsidRDefault="00FA23A2" w:rsidP="00DD5F3A">
      <w:pPr>
        <w:pStyle w:val="ListParagraph"/>
        <w:numPr>
          <w:ilvl w:val="0"/>
          <w:numId w:val="21"/>
        </w:numPr>
      </w:pPr>
      <w:r>
        <w:rPr>
          <w:rStyle w:val="Strong"/>
        </w:rPr>
        <w:t>Break-Glass:</w:t>
      </w:r>
      <w:r>
        <w:t xml:space="preserve"> To block tenant access, temporarily disable workspace binding in DB or revoke token generation.</w:t>
      </w:r>
    </w:p>
    <w:p w14:paraId="5D8A85E2" w14:textId="77777777" w:rsidR="00FA23A2" w:rsidRDefault="00FA23A2" w:rsidP="00DD5F3A">
      <w:pPr>
        <w:pStyle w:val="ListParagraph"/>
        <w:numPr>
          <w:ilvl w:val="0"/>
          <w:numId w:val="21"/>
        </w:numPr>
      </w:pPr>
      <w:r>
        <w:rPr>
          <w:rStyle w:val="Strong"/>
        </w:rPr>
        <w:t>Error Handling:</w:t>
      </w:r>
    </w:p>
    <w:p w14:paraId="263F1D9F" w14:textId="77777777" w:rsidR="00FA23A2" w:rsidRDefault="00FA23A2" w:rsidP="00DD5F3A">
      <w:pPr>
        <w:pStyle w:val="ListParagraph"/>
        <w:numPr>
          <w:ilvl w:val="1"/>
          <w:numId w:val="21"/>
        </w:numPr>
      </w:pPr>
      <w:r w:rsidRPr="60ED76E5">
        <w:t xml:space="preserve">Token generation fails → check </w:t>
      </w:r>
      <w:proofErr w:type="spellStart"/>
      <w:r w:rsidRPr="60ED76E5">
        <w:t>ReportService</w:t>
      </w:r>
      <w:proofErr w:type="spellEnd"/>
      <w:r w:rsidRPr="60ED76E5">
        <w:t xml:space="preserve"> logs and service principal credentials.</w:t>
      </w:r>
    </w:p>
    <w:p w14:paraId="5E603387" w14:textId="77777777" w:rsidR="00FA23A2" w:rsidRDefault="00FA23A2" w:rsidP="00DD5F3A">
      <w:pPr>
        <w:pStyle w:val="ListParagraph"/>
        <w:numPr>
          <w:ilvl w:val="1"/>
          <w:numId w:val="21"/>
        </w:numPr>
      </w:pPr>
      <w:r>
        <w:t>Reports not loading in Schoology → check LTI config keys/secrets.</w:t>
      </w:r>
    </w:p>
    <w:p w14:paraId="2BA5A8EC" w14:textId="77777777" w:rsidR="00FA23A2" w:rsidRDefault="00FA23A2" w:rsidP="00DD5F3A">
      <w:pPr>
        <w:pStyle w:val="ListParagraph"/>
        <w:numPr>
          <w:ilvl w:val="1"/>
          <w:numId w:val="21"/>
        </w:numPr>
      </w:pPr>
      <w:r>
        <w:t>Wrong/missing reports → check Roles table mapping.</w:t>
      </w:r>
    </w:p>
    <w:p w14:paraId="7F00EE6B" w14:textId="77777777" w:rsidR="000E6B8D" w:rsidRDefault="000E6B8D" w:rsidP="000E6B8D">
      <w:pPr>
        <w:pStyle w:val="Heading1"/>
      </w:pPr>
      <w:bookmarkStart w:id="543" w:name="_Toc209233618"/>
      <w:r w:rsidRPr="00A00E55">
        <w:rPr>
          <w:rStyle w:val="Strong"/>
          <w:b w:val="0"/>
          <w:bCs w:val="0"/>
          <w:highlight w:val="yellow"/>
        </w:rPr>
        <w:t>8. Captures App (Blazor)</w:t>
      </w:r>
      <w:bookmarkEnd w:id="543"/>
    </w:p>
    <w:p w14:paraId="61C78B96" w14:textId="77777777" w:rsidR="000E6B8D" w:rsidRDefault="000E6B8D" w:rsidP="000E6B8D">
      <w:pPr>
        <w:pStyle w:val="Heading3"/>
      </w:pPr>
      <w:bookmarkStart w:id="544" w:name="_Toc209233619"/>
      <w:r>
        <w:rPr>
          <w:rStyle w:val="Strong"/>
          <w:b w:val="0"/>
          <w:bCs w:val="0"/>
        </w:rPr>
        <w:t>High-Level Summary</w:t>
      </w:r>
      <w:bookmarkEnd w:id="544"/>
    </w:p>
    <w:p w14:paraId="3F42D821" w14:textId="77777777" w:rsidR="000E6B8D" w:rsidRDefault="000E6B8D" w:rsidP="000E6B8D">
      <w:r w:rsidRPr="60ED76E5">
        <w:t xml:space="preserve">The </w:t>
      </w:r>
      <w:r w:rsidRPr="60ED76E5">
        <w:rPr>
          <w:rStyle w:val="Strong"/>
        </w:rPr>
        <w:t>Edvance LS Captures App</w:t>
      </w:r>
      <w:r w:rsidRPr="60ED76E5">
        <w:t xml:space="preserve"> is the primary interface where teachers, administrators, and students log in to access Power BI reports. Built on </w:t>
      </w:r>
      <w:r w:rsidRPr="60ED76E5">
        <w:rPr>
          <w:rStyle w:val="Strong"/>
        </w:rPr>
        <w:t>Blazor</w:t>
      </w:r>
      <w:r w:rsidRPr="60ED76E5">
        <w:t xml:space="preserve"> with a </w:t>
      </w:r>
      <w:r w:rsidRPr="60ED76E5">
        <w:rPr>
          <w:rStyle w:val="Strong"/>
        </w:rPr>
        <w:t>.NET Core microservice backend</w:t>
      </w:r>
      <w:r w:rsidRPr="60ED76E5">
        <w:t>, Captures provides both user-facing modules (</w:t>
      </w:r>
      <w:proofErr w:type="gramStart"/>
      <w:r w:rsidRPr="60ED76E5">
        <w:t>workspaces</w:t>
      </w:r>
      <w:proofErr w:type="gramEnd"/>
      <w:r w:rsidRPr="60ED76E5">
        <w:t xml:space="preserve">, reports, standards) and admin-only modules (tenant management, integrations, system settings). The app handles </w:t>
      </w:r>
      <w:r w:rsidRPr="60ED76E5">
        <w:rPr>
          <w:rStyle w:val="Strong"/>
        </w:rPr>
        <w:t>multi-tenant environments</w:t>
      </w:r>
      <w:r w:rsidRPr="60ED76E5">
        <w:t xml:space="preserve">, integrates with external LMSs (Schoology, Canvas), and enforces secure access through </w:t>
      </w:r>
      <w:r w:rsidRPr="60ED76E5">
        <w:rPr>
          <w:rStyle w:val="Strong"/>
        </w:rPr>
        <w:t>SSO/LTI authentication</w:t>
      </w:r>
      <w:r w:rsidRPr="60ED76E5">
        <w:t>.</w:t>
      </w:r>
    </w:p>
    <w:p w14:paraId="026A2D47" w14:textId="77777777" w:rsidR="000E6B8D" w:rsidRDefault="00000000" w:rsidP="000E6B8D">
      <w:r>
        <w:pict w14:anchorId="46F8941E">
          <v:rect id="_x0000_i1034" style="width:0;height:1.5pt" o:hralign="center" o:hrstd="t" o:hr="t" fillcolor="#a0a0a0" stroked="f"/>
        </w:pict>
      </w:r>
    </w:p>
    <w:p w14:paraId="3E57B49D" w14:textId="77777777" w:rsidR="000E6B8D" w:rsidRDefault="000E6B8D" w:rsidP="000E6B8D">
      <w:pPr>
        <w:pStyle w:val="Heading3"/>
      </w:pPr>
      <w:bookmarkStart w:id="545" w:name="_Toc209233620"/>
      <w:r>
        <w:rPr>
          <w:rStyle w:val="Strong"/>
          <w:b w:val="0"/>
          <w:bCs w:val="0"/>
        </w:rPr>
        <w:t>Process Description</w:t>
      </w:r>
      <w:bookmarkEnd w:id="545"/>
    </w:p>
    <w:p w14:paraId="45B8D13D" w14:textId="77777777" w:rsidR="000E6B8D" w:rsidRDefault="000E6B8D" w:rsidP="000E6B8D">
      <w:r w:rsidRPr="60ED76E5">
        <w:t xml:space="preserve">Users access Captures through a login page that supports </w:t>
      </w:r>
      <w:r w:rsidRPr="60ED76E5">
        <w:rPr>
          <w:rStyle w:val="Strong"/>
        </w:rPr>
        <w:t>SSO via OpenID Connect or LTI (Learning Tools Interoperability)</w:t>
      </w:r>
      <w:r w:rsidRPr="60ED76E5">
        <w:t xml:space="preserve">. Upon login, the </w:t>
      </w:r>
      <w:r w:rsidRPr="60ED76E5">
        <w:rPr>
          <w:rStyle w:val="Strong"/>
        </w:rPr>
        <w:t>Identity microservice</w:t>
      </w:r>
      <w:r w:rsidRPr="60ED76E5">
        <w:t xml:space="preserve"> validates credentials and resolves the user’s tenant and role (Admin, Teacher, Student). The Captures frontend then communicates with the </w:t>
      </w:r>
      <w:proofErr w:type="spellStart"/>
      <w:r w:rsidRPr="60ED76E5">
        <w:rPr>
          <w:rStyle w:val="Strong"/>
        </w:rPr>
        <w:t>ReportService</w:t>
      </w:r>
      <w:proofErr w:type="spellEnd"/>
      <w:r w:rsidRPr="60ED76E5">
        <w:t xml:space="preserve">, which generates a Power BI embed token using the REST API. This token enforces </w:t>
      </w:r>
      <w:r w:rsidRPr="60ED76E5">
        <w:rPr>
          <w:rStyle w:val="Strong"/>
        </w:rPr>
        <w:t>Row-Level Security (RLS)</w:t>
      </w:r>
      <w:r w:rsidRPr="60ED76E5">
        <w:t xml:space="preserve"> and is returned to Captures, where the report is rendered in the user’s workspace.</w:t>
      </w:r>
    </w:p>
    <w:p w14:paraId="5E3FF8B6" w14:textId="77777777" w:rsidR="000E6B8D" w:rsidRDefault="000E6B8D" w:rsidP="000E6B8D">
      <w:r>
        <w:t xml:space="preserve">In addition to reporting modules, Captures includes </w:t>
      </w:r>
      <w:r>
        <w:rPr>
          <w:rStyle w:val="Strong"/>
        </w:rPr>
        <w:t>admin functionality</w:t>
      </w:r>
      <w:r>
        <w:t xml:space="preserve">. Tenant administrators can </w:t>
      </w:r>
      <w:proofErr w:type="gramStart"/>
      <w:r>
        <w:t>provision</w:t>
      </w:r>
      <w:proofErr w:type="gramEnd"/>
      <w:r>
        <w:t xml:space="preserve"> schools, configure workspaces, assign roles, and manage standards and integrations. Background jobs (managed through </w:t>
      </w:r>
      <w:r>
        <w:rPr>
          <w:rStyle w:val="Strong"/>
        </w:rPr>
        <w:t>RabbitMQ</w:t>
      </w:r>
      <w:r>
        <w:t xml:space="preserve">) handle recurring tasks like tenant metadata syncs and workspace provisioning. Failed jobs can be inspected and retried from the job dashboard. In case of severe misconfigurations, administrators can </w:t>
      </w:r>
      <w:r>
        <w:lastRenderedPageBreak/>
        <w:t xml:space="preserve">use </w:t>
      </w:r>
      <w:r>
        <w:rPr>
          <w:rStyle w:val="Strong"/>
        </w:rPr>
        <w:t>break-glass steps</w:t>
      </w:r>
      <w:r>
        <w:t xml:space="preserve"> to disable a tenant’s workspace binding and block report access until issues are resolved.</w:t>
      </w:r>
    </w:p>
    <w:p w14:paraId="57353901" w14:textId="77777777" w:rsidR="000E6B8D" w:rsidRDefault="00000000" w:rsidP="000E6B8D">
      <w:r>
        <w:pict w14:anchorId="495719E4">
          <v:rect id="_x0000_i1035" style="width:0;height:1.5pt" o:hralign="center" o:hrstd="t" o:hr="t" fillcolor="#a0a0a0" stroked="f"/>
        </w:pict>
      </w:r>
    </w:p>
    <w:p w14:paraId="2FD8C1DE" w14:textId="77777777" w:rsidR="000E6B8D" w:rsidRDefault="000E6B8D" w:rsidP="000E6B8D">
      <w:pPr>
        <w:pStyle w:val="Heading3"/>
      </w:pPr>
      <w:bookmarkStart w:id="546" w:name="_Toc209233621"/>
      <w:r>
        <w:rPr>
          <w:rStyle w:val="Strong"/>
          <w:b w:val="0"/>
          <w:bCs w:val="0"/>
        </w:rPr>
        <w:t>Detailed Information</w:t>
      </w:r>
      <w:bookmarkEnd w:id="546"/>
    </w:p>
    <w:p w14:paraId="299227B5" w14:textId="77777777" w:rsidR="000E6B8D" w:rsidRDefault="000E6B8D" w:rsidP="000E6B8D">
      <w:pPr>
        <w:pStyle w:val="Heading4"/>
      </w:pPr>
      <w:r>
        <w:rPr>
          <w:rStyle w:val="Strong"/>
          <w:b w:val="0"/>
          <w:bCs w:val="0"/>
        </w:rPr>
        <w:t>Modules &amp; Features</w:t>
      </w:r>
    </w:p>
    <w:p w14:paraId="670A1E39" w14:textId="77777777" w:rsidR="000E6B8D" w:rsidRDefault="000E6B8D" w:rsidP="00DD5F3A">
      <w:pPr>
        <w:pStyle w:val="ListParagraph"/>
        <w:numPr>
          <w:ilvl w:val="0"/>
          <w:numId w:val="22"/>
        </w:numPr>
      </w:pPr>
      <w:r>
        <w:rPr>
          <w:rStyle w:val="Strong"/>
        </w:rPr>
        <w:t>User-Facing Modules:</w:t>
      </w:r>
    </w:p>
    <w:p w14:paraId="0A3657E3" w14:textId="77777777" w:rsidR="000E6B8D" w:rsidRDefault="000E6B8D" w:rsidP="00DD5F3A">
      <w:pPr>
        <w:pStyle w:val="ListParagraph"/>
        <w:numPr>
          <w:ilvl w:val="1"/>
          <w:numId w:val="22"/>
        </w:numPr>
      </w:pPr>
      <w:r>
        <w:rPr>
          <w:rStyle w:val="Strong"/>
        </w:rPr>
        <w:t>Workspace</w:t>
      </w:r>
      <w:r>
        <w:t xml:space="preserve"> – Names and access come from Power BI workspaces via Graph API.</w:t>
      </w:r>
    </w:p>
    <w:p w14:paraId="61D65782" w14:textId="77777777" w:rsidR="000E6B8D" w:rsidRDefault="000E6B8D" w:rsidP="00DD5F3A">
      <w:pPr>
        <w:pStyle w:val="ListParagraph"/>
        <w:numPr>
          <w:ilvl w:val="1"/>
          <w:numId w:val="22"/>
        </w:numPr>
      </w:pPr>
      <w:r>
        <w:rPr>
          <w:rStyle w:val="Strong"/>
        </w:rPr>
        <w:t>Reports &amp; Analytics</w:t>
      </w:r>
      <w:r>
        <w:t xml:space="preserve"> – Embedded Power BI dashboards and custom reports.</w:t>
      </w:r>
    </w:p>
    <w:p w14:paraId="76E81155" w14:textId="77777777" w:rsidR="000E6B8D" w:rsidRDefault="000E6B8D" w:rsidP="00DD5F3A">
      <w:pPr>
        <w:pStyle w:val="ListParagraph"/>
        <w:numPr>
          <w:ilvl w:val="1"/>
          <w:numId w:val="22"/>
        </w:numPr>
      </w:pPr>
      <w:r>
        <w:rPr>
          <w:rStyle w:val="Strong"/>
        </w:rPr>
        <w:t>Standards</w:t>
      </w:r>
      <w:r>
        <w:t xml:space="preserve"> – Academic standards reference data.</w:t>
      </w:r>
    </w:p>
    <w:p w14:paraId="3FEDD46D" w14:textId="77777777" w:rsidR="000E6B8D" w:rsidRDefault="000E6B8D" w:rsidP="00DD5F3A">
      <w:pPr>
        <w:pStyle w:val="ListParagraph"/>
        <w:numPr>
          <w:ilvl w:val="1"/>
          <w:numId w:val="22"/>
        </w:numPr>
      </w:pPr>
      <w:r>
        <w:rPr>
          <w:rStyle w:val="Strong"/>
        </w:rPr>
        <w:t>External Tools</w:t>
      </w:r>
      <w:r>
        <w:t xml:space="preserve"> – Integrations with Schoology, Canvas, and LTI-based apps.</w:t>
      </w:r>
    </w:p>
    <w:p w14:paraId="21FB3ED4" w14:textId="77777777" w:rsidR="000E6B8D" w:rsidRDefault="000E6B8D" w:rsidP="00DD5F3A">
      <w:pPr>
        <w:pStyle w:val="ListParagraph"/>
        <w:numPr>
          <w:ilvl w:val="0"/>
          <w:numId w:val="22"/>
        </w:numPr>
      </w:pPr>
      <w:r>
        <w:rPr>
          <w:rStyle w:val="Strong"/>
        </w:rPr>
        <w:t>Admin-Only Modules:</w:t>
      </w:r>
    </w:p>
    <w:p w14:paraId="3EA60DB4" w14:textId="77777777" w:rsidR="000E6B8D" w:rsidRDefault="000E6B8D" w:rsidP="00DD5F3A">
      <w:pPr>
        <w:pStyle w:val="ListParagraph"/>
        <w:numPr>
          <w:ilvl w:val="1"/>
          <w:numId w:val="22"/>
        </w:numPr>
      </w:pPr>
      <w:r>
        <w:rPr>
          <w:rStyle w:val="Strong"/>
        </w:rPr>
        <w:t>Tenant Management</w:t>
      </w:r>
      <w:r>
        <w:t xml:space="preserve"> – Create and manage schools, users, and workspace associations.</w:t>
      </w:r>
    </w:p>
    <w:p w14:paraId="03687F32" w14:textId="77777777" w:rsidR="000E6B8D" w:rsidRDefault="000E6B8D" w:rsidP="00DD5F3A">
      <w:pPr>
        <w:pStyle w:val="ListParagraph"/>
        <w:numPr>
          <w:ilvl w:val="1"/>
          <w:numId w:val="22"/>
        </w:numPr>
      </w:pPr>
      <w:r>
        <w:rPr>
          <w:rStyle w:val="Strong"/>
        </w:rPr>
        <w:t>User &amp; Role Management</w:t>
      </w:r>
      <w:r>
        <w:t xml:space="preserve"> – Assign roles (Admin, Teacher, Student).</w:t>
      </w:r>
    </w:p>
    <w:p w14:paraId="5AE45B9B" w14:textId="77777777" w:rsidR="000E6B8D" w:rsidRDefault="000E6B8D" w:rsidP="00DD5F3A">
      <w:pPr>
        <w:pStyle w:val="ListParagraph"/>
        <w:numPr>
          <w:ilvl w:val="1"/>
          <w:numId w:val="22"/>
        </w:numPr>
      </w:pPr>
      <w:r>
        <w:rPr>
          <w:rStyle w:val="Strong"/>
        </w:rPr>
        <w:t>Platform Tools</w:t>
      </w:r>
      <w:r>
        <w:t xml:space="preserve"> – Provisioning tenants, managing integrations, toggling feature flags.</w:t>
      </w:r>
    </w:p>
    <w:p w14:paraId="059B3D3A" w14:textId="77777777" w:rsidR="000E6B8D" w:rsidRDefault="000E6B8D" w:rsidP="00DD5F3A">
      <w:pPr>
        <w:pStyle w:val="ListParagraph"/>
        <w:numPr>
          <w:ilvl w:val="1"/>
          <w:numId w:val="22"/>
        </w:numPr>
      </w:pPr>
      <w:r>
        <w:rPr>
          <w:rStyle w:val="Strong"/>
        </w:rPr>
        <w:t>System Settings</w:t>
      </w:r>
      <w:r>
        <w:t xml:space="preserve"> – API keys, OAuth/OIDC configs, Redis/SQL performance tuning.</w:t>
      </w:r>
    </w:p>
    <w:p w14:paraId="540A72E5" w14:textId="77777777" w:rsidR="000E6B8D" w:rsidRPr="000E6B8D" w:rsidRDefault="000E6B8D" w:rsidP="00DD5F3A">
      <w:pPr>
        <w:pStyle w:val="ListParagraph"/>
        <w:numPr>
          <w:ilvl w:val="0"/>
          <w:numId w:val="22"/>
        </w:numPr>
        <w:rPr>
          <w:highlight w:val="yellow"/>
        </w:rPr>
      </w:pPr>
      <w:r w:rsidRPr="000E6B8D">
        <w:rPr>
          <w:rStyle w:val="Strong"/>
          <w:highlight w:val="yellow"/>
        </w:rPr>
        <w:t>Standards Module (Placeholder)</w:t>
      </w:r>
    </w:p>
    <w:p w14:paraId="2FE6A1C5" w14:textId="77777777" w:rsidR="000E6B8D" w:rsidRPr="000E6B8D" w:rsidRDefault="000E6B8D" w:rsidP="00DD5F3A">
      <w:pPr>
        <w:pStyle w:val="ListParagraph"/>
        <w:numPr>
          <w:ilvl w:val="1"/>
          <w:numId w:val="22"/>
        </w:numPr>
        <w:rPr>
          <w:highlight w:val="yellow"/>
        </w:rPr>
      </w:pPr>
      <w:r w:rsidRPr="000E6B8D">
        <w:rPr>
          <w:highlight w:val="yellow"/>
        </w:rPr>
        <w:t>Purpose: Provide academic standards metadata and enable mapping of assessments/questions to standards.</w:t>
      </w:r>
    </w:p>
    <w:p w14:paraId="3DD8CF98" w14:textId="77777777" w:rsidR="000E6B8D" w:rsidRPr="000E6B8D" w:rsidRDefault="000E6B8D" w:rsidP="00DD5F3A">
      <w:pPr>
        <w:pStyle w:val="ListParagraph"/>
        <w:numPr>
          <w:ilvl w:val="1"/>
          <w:numId w:val="22"/>
        </w:numPr>
        <w:rPr>
          <w:highlight w:val="yellow"/>
        </w:rPr>
      </w:pPr>
      <w:r w:rsidRPr="60ED76E5">
        <w:rPr>
          <w:highlight w:val="yellow"/>
        </w:rPr>
        <w:t xml:space="preserve">Known: Standards are referenced in cubes via </w:t>
      </w:r>
      <w:proofErr w:type="spellStart"/>
      <w:r w:rsidRPr="60ED76E5">
        <w:rPr>
          <w:rStyle w:val="HTMLCode"/>
          <w:rFonts w:eastAsiaTheme="majorEastAsia"/>
          <w:highlight w:val="yellow"/>
        </w:rPr>
        <w:t>dim_standard</w:t>
      </w:r>
      <w:proofErr w:type="spellEnd"/>
      <w:r w:rsidRPr="60ED76E5">
        <w:rPr>
          <w:highlight w:val="yellow"/>
        </w:rPr>
        <w:t>.</w:t>
      </w:r>
    </w:p>
    <w:p w14:paraId="41A0C991" w14:textId="77777777" w:rsidR="000E6B8D" w:rsidRPr="000E6B8D" w:rsidRDefault="000E6B8D" w:rsidP="00DD5F3A">
      <w:pPr>
        <w:pStyle w:val="ListParagraph"/>
        <w:numPr>
          <w:ilvl w:val="1"/>
          <w:numId w:val="22"/>
        </w:numPr>
        <w:rPr>
          <w:highlight w:val="yellow"/>
        </w:rPr>
      </w:pPr>
      <w:r w:rsidRPr="000E6B8D">
        <w:rPr>
          <w:highlight w:val="yellow"/>
        </w:rPr>
        <w:t>Pending: Clarify how standards are loaded (e.g., manual entry, cartridges, API sync). Confirm database schema and admin workflow.</w:t>
      </w:r>
    </w:p>
    <w:p w14:paraId="5061A73A" w14:textId="77777777" w:rsidR="000E6B8D" w:rsidRPr="000E6B8D" w:rsidRDefault="000E6B8D" w:rsidP="00DD5F3A">
      <w:pPr>
        <w:pStyle w:val="ListParagraph"/>
        <w:numPr>
          <w:ilvl w:val="0"/>
          <w:numId w:val="22"/>
        </w:numPr>
        <w:rPr>
          <w:highlight w:val="yellow"/>
        </w:rPr>
      </w:pPr>
      <w:r w:rsidRPr="000E6B8D">
        <w:rPr>
          <w:rStyle w:val="Strong"/>
          <w:highlight w:val="yellow"/>
        </w:rPr>
        <w:t>External Tools Module (Placeholder)</w:t>
      </w:r>
    </w:p>
    <w:p w14:paraId="4D5936F5" w14:textId="77777777" w:rsidR="000E6B8D" w:rsidRPr="000E6B8D" w:rsidRDefault="000E6B8D" w:rsidP="00DD5F3A">
      <w:pPr>
        <w:pStyle w:val="ListParagraph"/>
        <w:numPr>
          <w:ilvl w:val="1"/>
          <w:numId w:val="22"/>
        </w:numPr>
        <w:rPr>
          <w:highlight w:val="yellow"/>
        </w:rPr>
      </w:pPr>
      <w:r w:rsidRPr="000E6B8D">
        <w:rPr>
          <w:highlight w:val="yellow"/>
        </w:rPr>
        <w:t>Purpose: Integrate Captures with external LMS and third-party services.</w:t>
      </w:r>
    </w:p>
    <w:p w14:paraId="729E3B81" w14:textId="77777777" w:rsidR="000E6B8D" w:rsidRPr="000E6B8D" w:rsidRDefault="000E6B8D" w:rsidP="00DD5F3A">
      <w:pPr>
        <w:pStyle w:val="ListParagraph"/>
        <w:numPr>
          <w:ilvl w:val="1"/>
          <w:numId w:val="22"/>
        </w:numPr>
        <w:rPr>
          <w:highlight w:val="yellow"/>
        </w:rPr>
      </w:pPr>
      <w:r w:rsidRPr="000E6B8D">
        <w:rPr>
          <w:highlight w:val="yellow"/>
        </w:rPr>
        <w:t>Known: Current integrations include Schoology and Canvas via LTI.</w:t>
      </w:r>
    </w:p>
    <w:p w14:paraId="50EDCA60" w14:textId="49E96A41" w:rsidR="000E6B8D" w:rsidRPr="000E6B8D" w:rsidRDefault="000E6B8D" w:rsidP="00DD5F3A">
      <w:pPr>
        <w:pStyle w:val="ListParagraph"/>
        <w:numPr>
          <w:ilvl w:val="1"/>
          <w:numId w:val="22"/>
        </w:numPr>
        <w:rPr>
          <w:rStyle w:val="Strong"/>
          <w:b w:val="0"/>
          <w:bCs w:val="0"/>
          <w:highlight w:val="yellow"/>
        </w:rPr>
      </w:pPr>
      <w:r w:rsidRPr="000E6B8D">
        <w:rPr>
          <w:highlight w:val="yellow"/>
        </w:rPr>
        <w:t>Pending: Clarify authentication method (API keys, OAuth, LTI tools). Confirm admin interface for configuring new tools and handling errors.</w:t>
      </w:r>
    </w:p>
    <w:p w14:paraId="2F888D79" w14:textId="1070C2CC" w:rsidR="000E6B8D" w:rsidRDefault="000E6B8D" w:rsidP="000E6B8D">
      <w:pPr>
        <w:pStyle w:val="Heading4"/>
      </w:pPr>
      <w:r>
        <w:rPr>
          <w:rStyle w:val="Strong"/>
          <w:b w:val="0"/>
          <w:bCs w:val="0"/>
        </w:rPr>
        <w:t>Architecture &amp; Integrations</w:t>
      </w:r>
    </w:p>
    <w:p w14:paraId="24A825AA" w14:textId="77777777" w:rsidR="000E6B8D" w:rsidRDefault="000E6B8D" w:rsidP="00DD5F3A">
      <w:pPr>
        <w:pStyle w:val="ListParagraph"/>
        <w:numPr>
          <w:ilvl w:val="0"/>
          <w:numId w:val="23"/>
        </w:numPr>
      </w:pPr>
      <w:r>
        <w:rPr>
          <w:rStyle w:val="Strong"/>
        </w:rPr>
        <w:t>Frontend:</w:t>
      </w:r>
      <w:r>
        <w:t xml:space="preserve"> Blazor</w:t>
      </w:r>
    </w:p>
    <w:p w14:paraId="61B9A1E7" w14:textId="77777777" w:rsidR="000E6B8D" w:rsidRDefault="000E6B8D" w:rsidP="00DD5F3A">
      <w:pPr>
        <w:pStyle w:val="ListParagraph"/>
        <w:numPr>
          <w:ilvl w:val="0"/>
          <w:numId w:val="23"/>
        </w:numPr>
      </w:pPr>
      <w:r>
        <w:rPr>
          <w:rStyle w:val="Strong"/>
        </w:rPr>
        <w:t>Backend Services:</w:t>
      </w:r>
    </w:p>
    <w:p w14:paraId="29850F22" w14:textId="77777777" w:rsidR="000E6B8D" w:rsidRDefault="000E6B8D" w:rsidP="00DD5F3A">
      <w:pPr>
        <w:pStyle w:val="ListParagraph"/>
        <w:numPr>
          <w:ilvl w:val="1"/>
          <w:numId w:val="23"/>
        </w:numPr>
      </w:pPr>
      <w:r>
        <w:t>Identity/LTI Microservice – SSO and role resolution</w:t>
      </w:r>
    </w:p>
    <w:p w14:paraId="70A25AA0" w14:textId="77777777" w:rsidR="000E6B8D" w:rsidRDefault="000E6B8D" w:rsidP="00DD5F3A">
      <w:pPr>
        <w:pStyle w:val="ListParagraph"/>
        <w:numPr>
          <w:ilvl w:val="1"/>
          <w:numId w:val="23"/>
        </w:numPr>
      </w:pPr>
      <w:proofErr w:type="spellStart"/>
      <w:r w:rsidRPr="60ED76E5">
        <w:t>ReportService</w:t>
      </w:r>
      <w:proofErr w:type="spellEnd"/>
      <w:r w:rsidRPr="60ED76E5">
        <w:t xml:space="preserve"> – Embed token generation</w:t>
      </w:r>
    </w:p>
    <w:p w14:paraId="1F7B8CB6" w14:textId="77777777" w:rsidR="000E6B8D" w:rsidRDefault="000E6B8D" w:rsidP="00DD5F3A">
      <w:pPr>
        <w:pStyle w:val="ListParagraph"/>
        <w:numPr>
          <w:ilvl w:val="1"/>
          <w:numId w:val="23"/>
        </w:numPr>
      </w:pPr>
      <w:r>
        <w:t>LMS Microservices – Integrations with Schoology, Canvas</w:t>
      </w:r>
    </w:p>
    <w:p w14:paraId="61D1DAD6" w14:textId="77777777" w:rsidR="000E6B8D" w:rsidRDefault="000E6B8D" w:rsidP="00DD5F3A">
      <w:pPr>
        <w:pStyle w:val="ListParagraph"/>
        <w:numPr>
          <w:ilvl w:val="0"/>
          <w:numId w:val="23"/>
        </w:numPr>
      </w:pPr>
      <w:r>
        <w:rPr>
          <w:rStyle w:val="Strong"/>
        </w:rPr>
        <w:t>Databases &amp; State Stores:</w:t>
      </w:r>
    </w:p>
    <w:p w14:paraId="4AC530D6" w14:textId="77777777" w:rsidR="000E6B8D" w:rsidRDefault="000E6B8D" w:rsidP="00DD5F3A">
      <w:pPr>
        <w:pStyle w:val="ListParagraph"/>
        <w:numPr>
          <w:ilvl w:val="1"/>
          <w:numId w:val="23"/>
        </w:numPr>
      </w:pPr>
      <w:r>
        <w:lastRenderedPageBreak/>
        <w:t>SQL (PostgreSQL/SQL Server depending on deployment) – tenant and user metadata</w:t>
      </w:r>
    </w:p>
    <w:p w14:paraId="09EF6D91" w14:textId="77777777" w:rsidR="000E6B8D" w:rsidRDefault="000E6B8D" w:rsidP="00DD5F3A">
      <w:pPr>
        <w:pStyle w:val="ListParagraph"/>
        <w:numPr>
          <w:ilvl w:val="1"/>
          <w:numId w:val="23"/>
        </w:numPr>
      </w:pPr>
      <w:r>
        <w:t xml:space="preserve">Redis – caching, session state, distributed locks (via </w:t>
      </w:r>
      <w:proofErr w:type="spellStart"/>
      <w:r>
        <w:t>Medallion.Threading</w:t>
      </w:r>
      <w:proofErr w:type="spellEnd"/>
      <w:r>
        <w:t>)</w:t>
      </w:r>
    </w:p>
    <w:p w14:paraId="414B15C3" w14:textId="77777777" w:rsidR="000E6B8D" w:rsidRDefault="000E6B8D" w:rsidP="00DD5F3A">
      <w:pPr>
        <w:pStyle w:val="ListParagraph"/>
        <w:numPr>
          <w:ilvl w:val="0"/>
          <w:numId w:val="23"/>
        </w:numPr>
      </w:pPr>
      <w:r>
        <w:rPr>
          <w:rStyle w:val="Strong"/>
        </w:rPr>
        <w:t>Message Queue:</w:t>
      </w:r>
      <w:r>
        <w:t xml:space="preserve"> RabbitMQ – background job orchestration (syncs, provisioning)</w:t>
      </w:r>
    </w:p>
    <w:p w14:paraId="788EBB9E" w14:textId="77777777" w:rsidR="000E6B8D" w:rsidRDefault="000E6B8D" w:rsidP="00DD5F3A">
      <w:pPr>
        <w:pStyle w:val="ListParagraph"/>
        <w:numPr>
          <w:ilvl w:val="0"/>
          <w:numId w:val="23"/>
        </w:numPr>
      </w:pPr>
      <w:r>
        <w:rPr>
          <w:rStyle w:val="Strong"/>
        </w:rPr>
        <w:t>Deployment:</w:t>
      </w:r>
      <w:r>
        <w:t xml:space="preserve"> Azure App Service / AKS (Kubernetes), with Azure DevOps pipelines</w:t>
      </w:r>
    </w:p>
    <w:p w14:paraId="16C09E2D" w14:textId="77777777" w:rsidR="000E6B8D" w:rsidRDefault="000E6B8D" w:rsidP="000E6B8D">
      <w:pPr>
        <w:pStyle w:val="Heading4"/>
      </w:pPr>
      <w:r>
        <w:rPr>
          <w:rStyle w:val="Strong"/>
          <w:b w:val="0"/>
          <w:bCs w:val="0"/>
        </w:rPr>
        <w:t>Configuration &amp; Management</w:t>
      </w:r>
    </w:p>
    <w:p w14:paraId="7680EEE6" w14:textId="77777777" w:rsidR="000E6B8D" w:rsidRDefault="000E6B8D" w:rsidP="00DD5F3A">
      <w:pPr>
        <w:pStyle w:val="ListParagraph"/>
        <w:numPr>
          <w:ilvl w:val="0"/>
          <w:numId w:val="24"/>
        </w:numPr>
      </w:pPr>
      <w:r>
        <w:rPr>
          <w:rStyle w:val="Strong"/>
        </w:rPr>
        <w:t>Tenant/Role/Workspace Updates:</w:t>
      </w:r>
      <w:r>
        <w:t xml:space="preserve"> Admin UI (preferred method)</w:t>
      </w:r>
    </w:p>
    <w:p w14:paraId="4B59E37E" w14:textId="77777777" w:rsidR="000E6B8D" w:rsidRDefault="000E6B8D" w:rsidP="00DD5F3A">
      <w:pPr>
        <w:pStyle w:val="ListParagraph"/>
        <w:numPr>
          <w:ilvl w:val="0"/>
          <w:numId w:val="24"/>
        </w:numPr>
      </w:pPr>
      <w:r>
        <w:rPr>
          <w:rStyle w:val="Strong"/>
        </w:rPr>
        <w:t>Logging &amp; Audit:</w:t>
      </w:r>
    </w:p>
    <w:p w14:paraId="52792F04" w14:textId="77777777" w:rsidR="000E6B8D" w:rsidRDefault="000E6B8D" w:rsidP="00DD5F3A">
      <w:pPr>
        <w:pStyle w:val="ListParagraph"/>
        <w:numPr>
          <w:ilvl w:val="1"/>
          <w:numId w:val="24"/>
        </w:numPr>
      </w:pPr>
      <w:r>
        <w:t>Audit logs of all admin actions stored in SQL</w:t>
      </w:r>
    </w:p>
    <w:p w14:paraId="0E0D88EB" w14:textId="77777777" w:rsidR="000E6B8D" w:rsidRDefault="000E6B8D" w:rsidP="00DD5F3A">
      <w:pPr>
        <w:pStyle w:val="ListParagraph"/>
        <w:numPr>
          <w:ilvl w:val="1"/>
          <w:numId w:val="24"/>
        </w:numPr>
      </w:pPr>
      <w:r>
        <w:t>Provisioning/sync events logged for traceability</w:t>
      </w:r>
    </w:p>
    <w:p w14:paraId="384A5864" w14:textId="77777777" w:rsidR="000E6B8D" w:rsidRDefault="000E6B8D" w:rsidP="00DD5F3A">
      <w:pPr>
        <w:pStyle w:val="ListParagraph"/>
        <w:numPr>
          <w:ilvl w:val="0"/>
          <w:numId w:val="24"/>
        </w:numPr>
      </w:pPr>
      <w:r>
        <w:rPr>
          <w:rStyle w:val="Strong"/>
        </w:rPr>
        <w:t>Approval Workflow:</w:t>
      </w:r>
      <w:r>
        <w:t xml:space="preserve"> No formal workflow, but all changes are traceable</w:t>
      </w:r>
    </w:p>
    <w:p w14:paraId="172DD6F0" w14:textId="77777777" w:rsidR="000E6B8D" w:rsidRDefault="000E6B8D" w:rsidP="000E6B8D">
      <w:pPr>
        <w:pStyle w:val="Heading4"/>
      </w:pPr>
      <w:r>
        <w:rPr>
          <w:rStyle w:val="Strong"/>
          <w:b w:val="0"/>
          <w:bCs w:val="0"/>
        </w:rPr>
        <w:t>Error Handling &amp; Logging</w:t>
      </w:r>
    </w:p>
    <w:p w14:paraId="549B6A29" w14:textId="77777777" w:rsidR="000E6B8D" w:rsidRDefault="000E6B8D" w:rsidP="00DD5F3A">
      <w:pPr>
        <w:pStyle w:val="ListParagraph"/>
        <w:numPr>
          <w:ilvl w:val="0"/>
          <w:numId w:val="25"/>
        </w:numPr>
      </w:pPr>
      <w:r>
        <w:rPr>
          <w:rStyle w:val="Strong"/>
        </w:rPr>
        <w:t>Common Issues:</w:t>
      </w:r>
    </w:p>
    <w:p w14:paraId="694490D7" w14:textId="77777777" w:rsidR="000E6B8D" w:rsidRDefault="000E6B8D" w:rsidP="00DD5F3A">
      <w:pPr>
        <w:pStyle w:val="ListParagraph"/>
        <w:numPr>
          <w:ilvl w:val="1"/>
          <w:numId w:val="25"/>
        </w:numPr>
      </w:pPr>
      <w:r>
        <w:t>Auth/SSO failures (invalid tokens, tenant mismatch)</w:t>
      </w:r>
    </w:p>
    <w:p w14:paraId="0675822B" w14:textId="77777777" w:rsidR="000E6B8D" w:rsidRDefault="000E6B8D" w:rsidP="00DD5F3A">
      <w:pPr>
        <w:pStyle w:val="ListParagraph"/>
        <w:numPr>
          <w:ilvl w:val="1"/>
          <w:numId w:val="25"/>
        </w:numPr>
      </w:pPr>
      <w:r>
        <w:t>Workspace assignment errors (user not mapped correctly)</w:t>
      </w:r>
    </w:p>
    <w:p w14:paraId="650F5AF9" w14:textId="77777777" w:rsidR="000E6B8D" w:rsidRDefault="000E6B8D" w:rsidP="00DD5F3A">
      <w:pPr>
        <w:pStyle w:val="ListParagraph"/>
        <w:numPr>
          <w:ilvl w:val="1"/>
          <w:numId w:val="25"/>
        </w:numPr>
      </w:pPr>
      <w:r w:rsidRPr="60ED76E5">
        <w:t xml:space="preserve">Embed failures (expired tokens, </w:t>
      </w:r>
      <w:proofErr w:type="spellStart"/>
      <w:r w:rsidRPr="60ED76E5">
        <w:t>unprovisioned</w:t>
      </w:r>
      <w:proofErr w:type="spellEnd"/>
      <w:r w:rsidRPr="60ED76E5">
        <w:t xml:space="preserve"> workspace)</w:t>
      </w:r>
    </w:p>
    <w:p w14:paraId="1921FADF" w14:textId="77777777" w:rsidR="000E6B8D" w:rsidRDefault="000E6B8D" w:rsidP="00DD5F3A">
      <w:pPr>
        <w:pStyle w:val="ListParagraph"/>
        <w:numPr>
          <w:ilvl w:val="1"/>
          <w:numId w:val="25"/>
        </w:numPr>
      </w:pPr>
      <w:r w:rsidRPr="60ED76E5">
        <w:t>LMS sync failures (API limits, external downtime)</w:t>
      </w:r>
    </w:p>
    <w:p w14:paraId="47A1EC84" w14:textId="77777777" w:rsidR="000E6B8D" w:rsidRDefault="000E6B8D" w:rsidP="00DD5F3A">
      <w:pPr>
        <w:pStyle w:val="ListParagraph"/>
        <w:numPr>
          <w:ilvl w:val="0"/>
          <w:numId w:val="25"/>
        </w:numPr>
      </w:pPr>
      <w:r>
        <w:rPr>
          <w:rStyle w:val="Strong"/>
        </w:rPr>
        <w:t>Logging:</w:t>
      </w:r>
    </w:p>
    <w:p w14:paraId="29FB63F0" w14:textId="77777777" w:rsidR="000E6B8D" w:rsidRDefault="000E6B8D" w:rsidP="00DD5F3A">
      <w:pPr>
        <w:pStyle w:val="ListParagraph"/>
        <w:numPr>
          <w:ilvl w:val="1"/>
          <w:numId w:val="25"/>
        </w:numPr>
      </w:pPr>
      <w:r>
        <w:t>Application logs stored in SQL and Azure Monitor</w:t>
      </w:r>
    </w:p>
    <w:p w14:paraId="2C35BBD1" w14:textId="77777777" w:rsidR="000E6B8D" w:rsidRDefault="000E6B8D" w:rsidP="00DD5F3A">
      <w:pPr>
        <w:pStyle w:val="ListParagraph"/>
        <w:numPr>
          <w:ilvl w:val="1"/>
          <w:numId w:val="25"/>
        </w:numPr>
      </w:pPr>
      <w:r>
        <w:t>Redis/job logs for background tasks</w:t>
      </w:r>
    </w:p>
    <w:p w14:paraId="2472FB4C" w14:textId="77777777" w:rsidR="000E6B8D" w:rsidRDefault="000E6B8D" w:rsidP="00DD5F3A">
      <w:pPr>
        <w:pStyle w:val="ListParagraph"/>
        <w:numPr>
          <w:ilvl w:val="1"/>
          <w:numId w:val="25"/>
        </w:numPr>
      </w:pPr>
      <w:r>
        <w:t>Power BI service logs for embed issues</w:t>
      </w:r>
    </w:p>
    <w:p w14:paraId="6A1F5931" w14:textId="77777777" w:rsidR="000E6B8D" w:rsidRDefault="000E6B8D" w:rsidP="00DD5F3A">
      <w:pPr>
        <w:pStyle w:val="ListParagraph"/>
        <w:numPr>
          <w:ilvl w:val="0"/>
          <w:numId w:val="25"/>
        </w:numPr>
      </w:pPr>
      <w:r>
        <w:rPr>
          <w:rStyle w:val="Strong"/>
        </w:rPr>
        <w:t>Recovery:</w:t>
      </w:r>
    </w:p>
    <w:p w14:paraId="4FAD8AAF" w14:textId="77777777" w:rsidR="000E6B8D" w:rsidRDefault="000E6B8D" w:rsidP="00DD5F3A">
      <w:pPr>
        <w:pStyle w:val="ListParagraph"/>
        <w:numPr>
          <w:ilvl w:val="1"/>
          <w:numId w:val="25"/>
        </w:numPr>
      </w:pPr>
      <w:r>
        <w:t>Retry failed RabbitMQ jobs from dashboard</w:t>
      </w:r>
    </w:p>
    <w:p w14:paraId="4FAE4C44" w14:textId="77777777" w:rsidR="000E6B8D" w:rsidRDefault="000E6B8D" w:rsidP="00DD5F3A">
      <w:pPr>
        <w:pStyle w:val="ListParagraph"/>
        <w:numPr>
          <w:ilvl w:val="1"/>
          <w:numId w:val="25"/>
        </w:numPr>
      </w:pPr>
      <w:r>
        <w:t>Break-glass: disable workspace binding in DB to block tenant report access</w:t>
      </w:r>
    </w:p>
    <w:p w14:paraId="6CB0ADBC" w14:textId="77777777" w:rsidR="000E6B8D" w:rsidRDefault="000E6B8D" w:rsidP="000E6B8D">
      <w:pPr>
        <w:pStyle w:val="Heading4"/>
      </w:pPr>
      <w:r>
        <w:rPr>
          <w:rStyle w:val="Strong"/>
          <w:b w:val="0"/>
          <w:bCs w:val="0"/>
        </w:rPr>
        <w:t>Source Code &amp; Deployment</w:t>
      </w:r>
    </w:p>
    <w:p w14:paraId="5105E7C0" w14:textId="77777777" w:rsidR="000E6B8D" w:rsidRDefault="000E6B8D" w:rsidP="00DD5F3A">
      <w:pPr>
        <w:pStyle w:val="ListParagraph"/>
        <w:numPr>
          <w:ilvl w:val="0"/>
          <w:numId w:val="26"/>
        </w:numPr>
      </w:pPr>
      <w:proofErr w:type="gramStart"/>
      <w:r>
        <w:rPr>
          <w:rStyle w:val="Strong"/>
        </w:rPr>
        <w:t>Repos</w:t>
      </w:r>
      <w:proofErr w:type="gramEnd"/>
      <w:r>
        <w:rPr>
          <w:rStyle w:val="Strong"/>
        </w:rPr>
        <w:t>:</w:t>
      </w:r>
    </w:p>
    <w:p w14:paraId="6A98A4A9" w14:textId="77777777" w:rsidR="000E6B8D" w:rsidRDefault="000E6B8D" w:rsidP="00DD5F3A">
      <w:pPr>
        <w:pStyle w:val="ListParagraph"/>
        <w:numPr>
          <w:ilvl w:val="1"/>
          <w:numId w:val="26"/>
        </w:numPr>
      </w:pPr>
      <w:r>
        <w:t xml:space="preserve">Frontend: </w:t>
      </w:r>
      <w:r w:rsidRPr="000E6B8D">
        <w:rPr>
          <w:rStyle w:val="HTMLCode"/>
          <w:rFonts w:eastAsiaTheme="majorEastAsia"/>
        </w:rPr>
        <w:t>Edvance LS</w:t>
      </w:r>
      <w:r>
        <w:t xml:space="preserve"> (Blazor)</w:t>
      </w:r>
    </w:p>
    <w:p w14:paraId="7CF1E785" w14:textId="77777777" w:rsidR="000E6B8D" w:rsidRDefault="000E6B8D" w:rsidP="00DD5F3A">
      <w:pPr>
        <w:pStyle w:val="ListParagraph"/>
        <w:numPr>
          <w:ilvl w:val="1"/>
          <w:numId w:val="26"/>
        </w:numPr>
      </w:pPr>
      <w:r>
        <w:t xml:space="preserve">Backend: </w:t>
      </w:r>
      <w:proofErr w:type="spellStart"/>
      <w:r w:rsidRPr="000E6B8D">
        <w:rPr>
          <w:rStyle w:val="HTMLCode"/>
          <w:rFonts w:eastAsiaTheme="majorEastAsia"/>
        </w:rPr>
        <w:t>EdvanceLS</w:t>
      </w:r>
      <w:proofErr w:type="spellEnd"/>
      <w:r>
        <w:t xml:space="preserve"> (.NET Core microservices, </w:t>
      </w:r>
      <w:proofErr w:type="spellStart"/>
      <w:r>
        <w:t>ReportService</w:t>
      </w:r>
      <w:proofErr w:type="spellEnd"/>
      <w:r>
        <w:t>)</w:t>
      </w:r>
    </w:p>
    <w:p w14:paraId="674BCA62" w14:textId="77777777" w:rsidR="000E6B8D" w:rsidRDefault="000E6B8D" w:rsidP="00DD5F3A">
      <w:pPr>
        <w:pStyle w:val="ListParagraph"/>
        <w:numPr>
          <w:ilvl w:val="0"/>
          <w:numId w:val="26"/>
        </w:numPr>
      </w:pPr>
      <w:r>
        <w:rPr>
          <w:rStyle w:val="Strong"/>
        </w:rPr>
        <w:t>CI/CD:</w:t>
      </w:r>
      <w:r>
        <w:t xml:space="preserve"> Azure DevOps pipelines (build → test → publish → deploy to App Service/AKS)</w:t>
      </w:r>
    </w:p>
    <w:p w14:paraId="619FEF2F" w14:textId="77777777" w:rsidR="000E6B8D" w:rsidRDefault="000E6B8D" w:rsidP="00DD5F3A">
      <w:pPr>
        <w:pStyle w:val="ListParagraph"/>
        <w:numPr>
          <w:ilvl w:val="0"/>
          <w:numId w:val="26"/>
        </w:numPr>
      </w:pPr>
      <w:r>
        <w:rPr>
          <w:rStyle w:val="Strong"/>
        </w:rPr>
        <w:t>Validation:</w:t>
      </w:r>
      <w:r>
        <w:t xml:space="preserve"> GitHub Actions may run lightweight checks before DevOps deployment</w:t>
      </w:r>
    </w:p>
    <w:p w14:paraId="4FA7D941" w14:textId="77777777" w:rsidR="000E6B8D" w:rsidRDefault="00000000" w:rsidP="000E6B8D">
      <w:r>
        <w:pict w14:anchorId="2D89153F">
          <v:rect id="_x0000_i1036" style="width:0;height:1.5pt" o:hralign="center" o:hrstd="t" o:hr="t" fillcolor="#a0a0a0" stroked="f"/>
        </w:pict>
      </w:r>
    </w:p>
    <w:p w14:paraId="75468420" w14:textId="77777777" w:rsidR="000E6B8D" w:rsidRDefault="000E6B8D" w:rsidP="000E6B8D">
      <w:pPr>
        <w:pStyle w:val="Heading3"/>
      </w:pPr>
      <w:bookmarkStart w:id="547" w:name="_Toc209233622"/>
      <w:r>
        <w:rPr>
          <w:rStyle w:val="Strong"/>
          <w:b w:val="0"/>
          <w:bCs w:val="0"/>
        </w:rPr>
        <w:t>Operator Notes</w:t>
      </w:r>
      <w:bookmarkEnd w:id="547"/>
    </w:p>
    <w:p w14:paraId="2D47C6F2" w14:textId="77777777" w:rsidR="000E6B8D" w:rsidRDefault="000E6B8D" w:rsidP="00DD5F3A">
      <w:pPr>
        <w:pStyle w:val="ListParagraph"/>
        <w:numPr>
          <w:ilvl w:val="0"/>
          <w:numId w:val="27"/>
        </w:numPr>
      </w:pPr>
      <w:r>
        <w:rPr>
          <w:rStyle w:val="Strong"/>
        </w:rPr>
        <w:t>Retrying Jobs:</w:t>
      </w:r>
      <w:r>
        <w:t xml:space="preserve"> RabbitMQ dashboard allows manual inspection and retry of failed jobs.</w:t>
      </w:r>
    </w:p>
    <w:p w14:paraId="35A80D8D" w14:textId="77777777" w:rsidR="000E6B8D" w:rsidRDefault="000E6B8D" w:rsidP="00DD5F3A">
      <w:pPr>
        <w:pStyle w:val="ListParagraph"/>
        <w:numPr>
          <w:ilvl w:val="0"/>
          <w:numId w:val="27"/>
        </w:numPr>
      </w:pPr>
      <w:r>
        <w:rPr>
          <w:rStyle w:val="Strong"/>
        </w:rPr>
        <w:t>Blocking Tenant Access:</w:t>
      </w:r>
      <w:r>
        <w:t xml:space="preserve"> Temporarily disable Power BI workspace binding in DB to suspend report access.</w:t>
      </w:r>
    </w:p>
    <w:p w14:paraId="0B1CB9AF" w14:textId="77777777" w:rsidR="000E6B8D" w:rsidRDefault="000E6B8D" w:rsidP="00DD5F3A">
      <w:pPr>
        <w:pStyle w:val="ListParagraph"/>
        <w:numPr>
          <w:ilvl w:val="0"/>
          <w:numId w:val="27"/>
        </w:numPr>
      </w:pPr>
      <w:r>
        <w:rPr>
          <w:rStyle w:val="Strong"/>
        </w:rPr>
        <w:lastRenderedPageBreak/>
        <w:t>Restoring Tenant Access:</w:t>
      </w:r>
      <w:r>
        <w:t xml:space="preserve"> Re-enable workspace binding once configuration errors are resolved.</w:t>
      </w:r>
    </w:p>
    <w:p w14:paraId="680C31C8" w14:textId="77777777" w:rsidR="000E6B8D" w:rsidRDefault="000E6B8D" w:rsidP="00DD5F3A">
      <w:pPr>
        <w:pStyle w:val="ListParagraph"/>
        <w:numPr>
          <w:ilvl w:val="0"/>
          <w:numId w:val="27"/>
        </w:numPr>
      </w:pPr>
      <w:r>
        <w:rPr>
          <w:rStyle w:val="Strong"/>
        </w:rPr>
        <w:t>UI Limitations:</w:t>
      </w:r>
      <w:r>
        <w:t xml:space="preserve"> No current UI button for retrying provisioning failures; requires backend dashboard.</w:t>
      </w:r>
    </w:p>
    <w:p w14:paraId="36DEC33D" w14:textId="77777777" w:rsidR="000E6B8D" w:rsidRDefault="000E6B8D" w:rsidP="00DD5F3A">
      <w:pPr>
        <w:pStyle w:val="ListParagraph"/>
        <w:numPr>
          <w:ilvl w:val="0"/>
          <w:numId w:val="27"/>
        </w:numPr>
      </w:pPr>
      <w:r>
        <w:rPr>
          <w:rStyle w:val="Strong"/>
        </w:rPr>
        <w:t>Break-Glass Steps:</w:t>
      </w:r>
      <w:r>
        <w:t xml:space="preserve"> Used if users gain unintended access or if tenant configuration is corrupted.</w:t>
      </w:r>
    </w:p>
    <w:p w14:paraId="42C09703" w14:textId="77777777" w:rsidR="00DC5A7F" w:rsidRDefault="00DC5A7F" w:rsidP="00DC5A7F">
      <w:pPr>
        <w:pStyle w:val="Heading1"/>
      </w:pPr>
      <w:bookmarkStart w:id="548" w:name="_Toc209233623"/>
      <w:r>
        <w:t>9. Codebase &amp; Repositories</w:t>
      </w:r>
      <w:bookmarkEnd w:id="548"/>
    </w:p>
    <w:p w14:paraId="716E15DE" w14:textId="77777777" w:rsidR="00DC5A7F" w:rsidRDefault="00DC5A7F" w:rsidP="00DC5A7F">
      <w:pPr>
        <w:pStyle w:val="Heading3"/>
      </w:pPr>
      <w:bookmarkStart w:id="549" w:name="_Toc209233624"/>
      <w:r>
        <w:t>High-Level Summary</w:t>
      </w:r>
      <w:bookmarkEnd w:id="549"/>
    </w:p>
    <w:p w14:paraId="2749E64D" w14:textId="77777777" w:rsidR="00DC5A7F" w:rsidRDefault="00DC5A7F" w:rsidP="00DC5A7F">
      <w:r>
        <w:t xml:space="preserve">The solution spans a </w:t>
      </w:r>
      <w:r>
        <w:rPr>
          <w:rStyle w:val="Strong"/>
        </w:rPr>
        <w:t>Python/Spark data layer</w:t>
      </w:r>
      <w:r>
        <w:t xml:space="preserve">, </w:t>
      </w:r>
      <w:r>
        <w:rPr>
          <w:rStyle w:val="Strong"/>
        </w:rPr>
        <w:t>Power Automate (cloud + desktop) ingestion</w:t>
      </w:r>
      <w:r>
        <w:t xml:space="preserve">, </w:t>
      </w:r>
      <w:r>
        <w:rPr>
          <w:rStyle w:val="Strong"/>
        </w:rPr>
        <w:t>Power BI datasets/RLS</w:t>
      </w:r>
      <w:r>
        <w:t xml:space="preserve">, and a </w:t>
      </w:r>
      <w:r>
        <w:rPr>
          <w:rStyle w:val="Strong"/>
        </w:rPr>
        <w:t>Blazor/.NET microservices application</w:t>
      </w:r>
      <w:r>
        <w:t xml:space="preserve"> (Captures + supporting services). Source code is split across front-end and back-end repositories, with builds and deployments orchestrated by </w:t>
      </w:r>
      <w:r>
        <w:rPr>
          <w:rStyle w:val="Strong"/>
        </w:rPr>
        <w:t>Azure DevOps Pipelines</w:t>
      </w:r>
      <w:r>
        <w:t xml:space="preserve"> (and optional GitHub Actions for lightweight validation). Runtime state relies on </w:t>
      </w:r>
      <w:r>
        <w:rPr>
          <w:rStyle w:val="Strong"/>
        </w:rPr>
        <w:t>SQL (tenant/config data)</w:t>
      </w:r>
      <w:r>
        <w:t xml:space="preserve">, </w:t>
      </w:r>
      <w:r>
        <w:rPr>
          <w:rStyle w:val="Strong"/>
        </w:rPr>
        <w:t>Redis (cache/locks/session)</w:t>
      </w:r>
      <w:r>
        <w:t xml:space="preserve">, and </w:t>
      </w:r>
      <w:r>
        <w:rPr>
          <w:rStyle w:val="Strong"/>
        </w:rPr>
        <w:t>RabbitMQ (jobs)</w:t>
      </w:r>
      <w:r>
        <w:t>.</w:t>
      </w:r>
    </w:p>
    <w:p w14:paraId="5914ED2A" w14:textId="77777777" w:rsidR="00DC5A7F" w:rsidRDefault="00000000" w:rsidP="00DC5A7F">
      <w:r>
        <w:pict w14:anchorId="153577DC">
          <v:rect id="_x0000_i1037" style="width:0;height:1.5pt" o:hralign="center" o:hrstd="t" o:hr="t" fillcolor="#a0a0a0" stroked="f"/>
        </w:pict>
      </w:r>
    </w:p>
    <w:p w14:paraId="12DB5241" w14:textId="77777777" w:rsidR="00DC5A7F" w:rsidRDefault="00DC5A7F" w:rsidP="00DC5A7F">
      <w:pPr>
        <w:pStyle w:val="Heading3"/>
      </w:pPr>
      <w:bookmarkStart w:id="550" w:name="_Toc209233625"/>
      <w:r>
        <w:t>Process Description</w:t>
      </w:r>
      <w:bookmarkEnd w:id="550"/>
    </w:p>
    <w:p w14:paraId="02EF53F8" w14:textId="77777777" w:rsidR="00DC5A7F" w:rsidRDefault="00DC5A7F" w:rsidP="00DC5A7F">
      <w:r w:rsidRPr="60ED76E5">
        <w:t xml:space="preserve">Development flows through a standard CI/CD path: code changes are committed to the appropriate repo, validated (unit/build checks), and then built and deployed to </w:t>
      </w:r>
      <w:r w:rsidRPr="60ED76E5">
        <w:rPr>
          <w:rStyle w:val="Strong"/>
        </w:rPr>
        <w:t>Azure App Service / AKS</w:t>
      </w:r>
      <w:r w:rsidRPr="60ED76E5">
        <w:t xml:space="preserve"> for app services and to </w:t>
      </w:r>
      <w:r w:rsidRPr="60ED76E5">
        <w:rPr>
          <w:rStyle w:val="Strong"/>
        </w:rPr>
        <w:t>Synapse</w:t>
      </w:r>
      <w:r w:rsidRPr="60ED76E5">
        <w:t xml:space="preserve"> for notebooks/pipelines. Power Automate assets are packaged and promoted via </w:t>
      </w:r>
      <w:r w:rsidRPr="60ED76E5">
        <w:rPr>
          <w:rStyle w:val="Strong"/>
        </w:rPr>
        <w:t>Solutions</w:t>
      </w:r>
      <w:r w:rsidRPr="60ED76E5">
        <w:t xml:space="preserve"> and DevOps export/import pipelines between </w:t>
      </w:r>
      <w:r w:rsidRPr="60ED76E5">
        <w:rPr>
          <w:rStyle w:val="Strong"/>
        </w:rPr>
        <w:t>Dev</w:t>
      </w:r>
      <w:r w:rsidRPr="60ED76E5">
        <w:t xml:space="preserve"> and </w:t>
      </w:r>
      <w:r w:rsidRPr="60ED76E5">
        <w:rPr>
          <w:rStyle w:val="Strong"/>
        </w:rPr>
        <w:t>Prod</w:t>
      </w:r>
      <w:r w:rsidRPr="60ED76E5">
        <w:t xml:space="preserve"> environments. For analytics, </w:t>
      </w:r>
      <w:r w:rsidRPr="60ED76E5">
        <w:rPr>
          <w:rStyle w:val="Strong"/>
        </w:rPr>
        <w:t>Power BI</w:t>
      </w:r>
      <w:r w:rsidRPr="60ED76E5">
        <w:t xml:space="preserve"> content is updated per workspace (per school), with the </w:t>
      </w:r>
      <w:proofErr w:type="spellStart"/>
      <w:r w:rsidRPr="60ED76E5">
        <w:rPr>
          <w:rStyle w:val="Strong"/>
        </w:rPr>
        <w:t>ReportService</w:t>
      </w:r>
      <w:proofErr w:type="spellEnd"/>
      <w:r w:rsidRPr="60ED76E5">
        <w:t xml:space="preserve"> generating </w:t>
      </w:r>
      <w:proofErr w:type="gramStart"/>
      <w:r w:rsidRPr="60ED76E5">
        <w:t>embed</w:t>
      </w:r>
      <w:proofErr w:type="gramEnd"/>
      <w:r w:rsidRPr="60ED76E5">
        <w:t xml:space="preserve"> tokens at runtime using the </w:t>
      </w:r>
      <w:proofErr w:type="spellStart"/>
      <w:r w:rsidRPr="60ED76E5">
        <w:rPr>
          <w:rStyle w:val="Strong"/>
        </w:rPr>
        <w:t>EdvanceLS</w:t>
      </w:r>
      <w:proofErr w:type="spellEnd"/>
      <w:r w:rsidRPr="60ED76E5">
        <w:t xml:space="preserve"> service </w:t>
      </w:r>
      <w:proofErr w:type="gramStart"/>
      <w:r w:rsidRPr="60ED76E5">
        <w:t>principal</w:t>
      </w:r>
      <w:proofErr w:type="gramEnd"/>
      <w:r w:rsidRPr="60ED76E5">
        <w:t>.</w:t>
      </w:r>
    </w:p>
    <w:p w14:paraId="32750818" w14:textId="77777777" w:rsidR="00DC5A7F" w:rsidRDefault="00DC5A7F" w:rsidP="00DC5A7F">
      <w:r w:rsidRPr="60ED76E5">
        <w:t>Operationally, each component’s repo contains its own configuration (</w:t>
      </w:r>
      <w:proofErr w:type="spellStart"/>
      <w:r w:rsidRPr="60ED76E5">
        <w:t>appsettings</w:t>
      </w:r>
      <w:proofErr w:type="spellEnd"/>
      <w:r w:rsidRPr="60ED76E5">
        <w:t xml:space="preserve">, environment variables) and pipeline definitions. Secrets are referenced via environment connections (e.g., Power Automate Connection References) and application configuration (with secure storage; exact secret store for apps is managed in platform config—see “Config &amp; Secrets” below). Background jobs are queued and monitored through </w:t>
      </w:r>
      <w:r w:rsidRPr="60ED76E5">
        <w:rPr>
          <w:rStyle w:val="Strong"/>
        </w:rPr>
        <w:t>RabbitMQ</w:t>
      </w:r>
      <w:r w:rsidRPr="60ED76E5">
        <w:t>, with a dashboard for inspecting and retrying failed operations.</w:t>
      </w:r>
    </w:p>
    <w:p w14:paraId="4EC440A2" w14:textId="022FFC0E" w:rsidR="00DC5A7F" w:rsidRDefault="00DC5A7F" w:rsidP="00DC5A7F"/>
    <w:p w14:paraId="35CC2414" w14:textId="77777777" w:rsidR="00DC5A7F" w:rsidRDefault="00DC5A7F">
      <w:pPr>
        <w:rPr>
          <w:rFonts w:eastAsiaTheme="majorEastAsia" w:cstheme="majorBidi"/>
          <w:color w:val="2F5496" w:themeColor="accent1" w:themeShade="BF"/>
          <w:sz w:val="28"/>
          <w:szCs w:val="28"/>
        </w:rPr>
      </w:pPr>
      <w:r>
        <w:br w:type="page"/>
      </w:r>
    </w:p>
    <w:p w14:paraId="59F0755F" w14:textId="710DB455" w:rsidR="00DC5A7F" w:rsidRDefault="00DC5A7F" w:rsidP="00DC5A7F">
      <w:pPr>
        <w:pStyle w:val="Heading3"/>
      </w:pPr>
      <w:bookmarkStart w:id="551" w:name="_Toc209233626"/>
      <w:r>
        <w:lastRenderedPageBreak/>
        <w:t>Detailed Information</w:t>
      </w:r>
      <w:bookmarkEnd w:id="551"/>
    </w:p>
    <w:p w14:paraId="78D39447" w14:textId="77777777" w:rsidR="00DC5A7F" w:rsidRDefault="00DC5A7F" w:rsidP="00DC5A7F">
      <w:pPr>
        <w:pStyle w:val="Heading4"/>
      </w:pPr>
      <w:r>
        <w:t>9.1 Component → Repo → Build/Deploy Map</w:t>
      </w:r>
    </w:p>
    <w:tbl>
      <w:tblPr>
        <w:tblStyle w:val="GridTable1Light"/>
        <w:tblW w:w="9805" w:type="dxa"/>
        <w:tblLayout w:type="fixed"/>
        <w:tblLook w:val="04A0" w:firstRow="1" w:lastRow="0" w:firstColumn="1" w:lastColumn="0" w:noHBand="0" w:noVBand="1"/>
      </w:tblPr>
      <w:tblGrid>
        <w:gridCol w:w="2155"/>
        <w:gridCol w:w="1980"/>
        <w:gridCol w:w="1710"/>
        <w:gridCol w:w="2700"/>
        <w:gridCol w:w="1260"/>
      </w:tblGrid>
      <w:tr w:rsidR="00DC5A7F" w14:paraId="0D88E0F2" w14:textId="77777777" w:rsidTr="60ED7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7EC4EAB" w14:textId="77777777" w:rsidR="00DC5A7F" w:rsidRDefault="00DC5A7F" w:rsidP="60ED76E5">
            <w:r w:rsidRPr="60ED76E5">
              <w:t>Component</w:t>
            </w:r>
          </w:p>
        </w:tc>
        <w:tc>
          <w:tcPr>
            <w:tcW w:w="1980" w:type="dxa"/>
            <w:hideMark/>
          </w:tcPr>
          <w:p w14:paraId="6F92DF18" w14:textId="77777777" w:rsidR="00DC5A7F" w:rsidRDefault="00DC5A7F" w:rsidP="00DC5A7F">
            <w:pPr>
              <w:cnfStyle w:val="100000000000" w:firstRow="1" w:lastRow="0" w:firstColumn="0" w:lastColumn="0" w:oddVBand="0" w:evenVBand="0" w:oddHBand="0" w:evenHBand="0" w:firstRowFirstColumn="0" w:firstRowLastColumn="0" w:lastRowFirstColumn="0" w:lastRowLastColumn="0"/>
            </w:pPr>
            <w:r>
              <w:t>Primary Language / Framework</w:t>
            </w:r>
          </w:p>
        </w:tc>
        <w:tc>
          <w:tcPr>
            <w:tcW w:w="1710" w:type="dxa"/>
            <w:hideMark/>
          </w:tcPr>
          <w:p w14:paraId="708587EA" w14:textId="77777777" w:rsidR="00DC5A7F" w:rsidRDefault="00DC5A7F" w:rsidP="00DC5A7F">
            <w:pPr>
              <w:cnfStyle w:val="100000000000" w:firstRow="1" w:lastRow="0" w:firstColumn="0" w:lastColumn="0" w:oddVBand="0" w:evenVBand="0" w:oddHBand="0" w:evenHBand="0" w:firstRowFirstColumn="0" w:firstRowLastColumn="0" w:lastRowFirstColumn="0" w:lastRowLastColumn="0"/>
            </w:pPr>
            <w:r>
              <w:t>Repository (name)</w:t>
            </w:r>
          </w:p>
        </w:tc>
        <w:tc>
          <w:tcPr>
            <w:tcW w:w="2700" w:type="dxa"/>
            <w:hideMark/>
          </w:tcPr>
          <w:p w14:paraId="4DBC00F0" w14:textId="77777777" w:rsidR="00DC5A7F" w:rsidRDefault="00DC5A7F" w:rsidP="00DC5A7F">
            <w:pPr>
              <w:cnfStyle w:val="100000000000" w:firstRow="1" w:lastRow="0" w:firstColumn="0" w:lastColumn="0" w:oddVBand="0" w:evenVBand="0" w:oddHBand="0" w:evenHBand="0" w:firstRowFirstColumn="0" w:firstRowLastColumn="0" w:lastRowFirstColumn="0" w:lastRowLastColumn="0"/>
            </w:pPr>
            <w:r>
              <w:t>CI/CD</w:t>
            </w:r>
          </w:p>
        </w:tc>
        <w:tc>
          <w:tcPr>
            <w:tcW w:w="1260" w:type="dxa"/>
            <w:hideMark/>
          </w:tcPr>
          <w:p w14:paraId="407CC470" w14:textId="77777777" w:rsidR="00DC5A7F" w:rsidRDefault="00DC5A7F" w:rsidP="00DC5A7F">
            <w:pPr>
              <w:cnfStyle w:val="100000000000" w:firstRow="1" w:lastRow="0" w:firstColumn="0" w:lastColumn="0" w:oddVBand="0" w:evenVBand="0" w:oddHBand="0" w:evenHBand="0" w:firstRowFirstColumn="0" w:firstRowLastColumn="0" w:lastRowFirstColumn="0" w:lastRowLastColumn="0"/>
            </w:pPr>
            <w:r>
              <w:t>Target Runtime</w:t>
            </w:r>
          </w:p>
        </w:tc>
      </w:tr>
      <w:tr w:rsidR="00DC5A7F" w14:paraId="08EAC0A5" w14:textId="77777777" w:rsidTr="60ED76E5">
        <w:tc>
          <w:tcPr>
            <w:cnfStyle w:val="001000000000" w:firstRow="0" w:lastRow="0" w:firstColumn="1" w:lastColumn="0" w:oddVBand="0" w:evenVBand="0" w:oddHBand="0" w:evenHBand="0" w:firstRowFirstColumn="0" w:firstRowLastColumn="0" w:lastRowFirstColumn="0" w:lastRowLastColumn="0"/>
            <w:tcW w:w="2155" w:type="dxa"/>
            <w:hideMark/>
          </w:tcPr>
          <w:p w14:paraId="572A58BD" w14:textId="77777777" w:rsidR="00DC5A7F" w:rsidRDefault="00DC5A7F" w:rsidP="00DC5A7F">
            <w:r>
              <w:rPr>
                <w:rStyle w:val="Strong"/>
              </w:rPr>
              <w:t>Captures – Front-End</w:t>
            </w:r>
          </w:p>
        </w:tc>
        <w:tc>
          <w:tcPr>
            <w:tcW w:w="1980" w:type="dxa"/>
            <w:hideMark/>
          </w:tcPr>
          <w:p w14:paraId="0E9B26AD"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rsidRPr="60ED76E5">
              <w:t>Blazor (</w:t>
            </w:r>
            <w:proofErr w:type="spellStart"/>
            <w:r w:rsidRPr="60ED76E5">
              <w:t>WebAssembly</w:t>
            </w:r>
            <w:proofErr w:type="spellEnd"/>
            <w:r w:rsidRPr="60ED76E5">
              <w:t>/Server)</w:t>
            </w:r>
          </w:p>
        </w:tc>
        <w:tc>
          <w:tcPr>
            <w:tcW w:w="1710" w:type="dxa"/>
            <w:hideMark/>
          </w:tcPr>
          <w:p w14:paraId="7127706B"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rsidRPr="60ED76E5">
              <w:rPr>
                <w:rStyle w:val="HTMLCode"/>
                <w:rFonts w:eastAsiaTheme="majorEastAsia"/>
              </w:rPr>
              <w:t>Edvance LS</w:t>
            </w:r>
          </w:p>
        </w:tc>
        <w:tc>
          <w:tcPr>
            <w:tcW w:w="2700" w:type="dxa"/>
            <w:hideMark/>
          </w:tcPr>
          <w:p w14:paraId="1110B435"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Azure DevOps Pipelines (build → test → publish → deploy); GitHub Actions for pre-checks (optional)</w:t>
            </w:r>
          </w:p>
        </w:tc>
        <w:tc>
          <w:tcPr>
            <w:tcW w:w="1260" w:type="dxa"/>
            <w:hideMark/>
          </w:tcPr>
          <w:p w14:paraId="48DE0821"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Azure App Service / AKS</w:t>
            </w:r>
          </w:p>
        </w:tc>
      </w:tr>
      <w:tr w:rsidR="00DC5A7F" w14:paraId="50DB325C" w14:textId="77777777" w:rsidTr="60ED76E5">
        <w:tc>
          <w:tcPr>
            <w:cnfStyle w:val="001000000000" w:firstRow="0" w:lastRow="0" w:firstColumn="1" w:lastColumn="0" w:oddVBand="0" w:evenVBand="0" w:oddHBand="0" w:evenHBand="0" w:firstRowFirstColumn="0" w:firstRowLastColumn="0" w:lastRowFirstColumn="0" w:lastRowLastColumn="0"/>
            <w:tcW w:w="2155" w:type="dxa"/>
            <w:hideMark/>
          </w:tcPr>
          <w:p w14:paraId="30ED2793" w14:textId="77777777" w:rsidR="00DC5A7F" w:rsidRDefault="00DC5A7F" w:rsidP="00DC5A7F">
            <w:r w:rsidRPr="60ED76E5">
              <w:rPr>
                <w:rStyle w:val="Strong"/>
              </w:rPr>
              <w:t>Captures – Back-End &amp; Microservices</w:t>
            </w:r>
            <w:r w:rsidRPr="60ED76E5">
              <w:t xml:space="preserve"> (Identity, LTI, LMS, Admin, SaaS, Reporting, </w:t>
            </w:r>
            <w:proofErr w:type="spellStart"/>
            <w:r w:rsidRPr="60ED76E5">
              <w:t>ReportService</w:t>
            </w:r>
            <w:proofErr w:type="spellEnd"/>
            <w:r w:rsidRPr="60ED76E5">
              <w:t>)</w:t>
            </w:r>
          </w:p>
        </w:tc>
        <w:tc>
          <w:tcPr>
            <w:tcW w:w="1980" w:type="dxa"/>
            <w:hideMark/>
          </w:tcPr>
          <w:p w14:paraId="1513FDA2"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.NET (ASP.NET Core)</w:t>
            </w:r>
          </w:p>
        </w:tc>
        <w:tc>
          <w:tcPr>
            <w:tcW w:w="1710" w:type="dxa"/>
            <w:hideMark/>
          </w:tcPr>
          <w:p w14:paraId="3AF5F16A" w14:textId="77777777" w:rsidR="00DC5A7F" w:rsidRDefault="00DC5A7F" w:rsidP="60ED76E5">
            <w:pPr>
              <w:cnfStyle w:val="000000000000" w:firstRow="0" w:lastRow="0" w:firstColumn="0" w:lastColumn="0" w:oddVBand="0" w:evenVBand="0" w:oddHBand="0" w:evenHBand="0" w:firstRowFirstColumn="0" w:firstRowLastColumn="0" w:lastRowFirstColumn="0" w:lastRowLastColumn="0"/>
              <w:rPr>
                <w:rStyle w:val="HTMLCode"/>
                <w:rFonts w:eastAsiaTheme="majorEastAsia"/>
              </w:rPr>
            </w:pPr>
            <w:proofErr w:type="spellStart"/>
            <w:r w:rsidRPr="60ED76E5">
              <w:rPr>
                <w:rStyle w:val="HTMLCode"/>
                <w:rFonts w:eastAsiaTheme="majorEastAsia"/>
              </w:rPr>
              <w:t>EdvanceLS</w:t>
            </w:r>
            <w:proofErr w:type="spellEnd"/>
          </w:p>
        </w:tc>
        <w:tc>
          <w:tcPr>
            <w:tcW w:w="2700" w:type="dxa"/>
            <w:hideMark/>
          </w:tcPr>
          <w:p w14:paraId="083B46E1"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Azure DevOps Pipelines</w:t>
            </w:r>
          </w:p>
        </w:tc>
        <w:tc>
          <w:tcPr>
            <w:tcW w:w="1260" w:type="dxa"/>
            <w:hideMark/>
          </w:tcPr>
          <w:p w14:paraId="651AD145"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AKS / App Service</w:t>
            </w:r>
          </w:p>
        </w:tc>
      </w:tr>
      <w:tr w:rsidR="00DC5A7F" w14:paraId="442E5E12" w14:textId="77777777" w:rsidTr="60ED76E5">
        <w:tc>
          <w:tcPr>
            <w:cnfStyle w:val="001000000000" w:firstRow="0" w:lastRow="0" w:firstColumn="1" w:lastColumn="0" w:oddVBand="0" w:evenVBand="0" w:oddHBand="0" w:evenHBand="0" w:firstRowFirstColumn="0" w:firstRowLastColumn="0" w:lastRowFirstColumn="0" w:lastRowLastColumn="0"/>
            <w:tcW w:w="2155" w:type="dxa"/>
            <w:hideMark/>
          </w:tcPr>
          <w:p w14:paraId="0427DBA7" w14:textId="77777777" w:rsidR="00DC5A7F" w:rsidRDefault="00DC5A7F" w:rsidP="00DC5A7F">
            <w:r>
              <w:rPr>
                <w:rStyle w:val="Strong"/>
              </w:rPr>
              <w:t>API Gateway</w:t>
            </w:r>
            <w:r>
              <w:t xml:space="preserve"> (reverse proxy/routing)</w:t>
            </w:r>
          </w:p>
        </w:tc>
        <w:tc>
          <w:tcPr>
            <w:tcW w:w="1980" w:type="dxa"/>
            <w:hideMark/>
          </w:tcPr>
          <w:p w14:paraId="08223C2F"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.NET (YARP)</w:t>
            </w:r>
          </w:p>
        </w:tc>
        <w:tc>
          <w:tcPr>
            <w:tcW w:w="1710" w:type="dxa"/>
            <w:hideMark/>
          </w:tcPr>
          <w:p w14:paraId="246B987D"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rsidRPr="60ED76E5">
              <w:t xml:space="preserve">(Under </w:t>
            </w:r>
            <w:proofErr w:type="spellStart"/>
            <w:r w:rsidRPr="60ED76E5">
              <w:rPr>
                <w:rStyle w:val="HTMLCode"/>
                <w:rFonts w:eastAsiaTheme="majorEastAsia"/>
              </w:rPr>
              <w:t>EdvanceLS</w:t>
            </w:r>
            <w:proofErr w:type="spellEnd"/>
            <w:r w:rsidRPr="60ED76E5">
              <w:t xml:space="preserve"> or a dedicated gateway repo)</w:t>
            </w:r>
          </w:p>
        </w:tc>
        <w:tc>
          <w:tcPr>
            <w:tcW w:w="2700" w:type="dxa"/>
            <w:hideMark/>
          </w:tcPr>
          <w:p w14:paraId="4EC5BCD7"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Azure DevOps Pipelines</w:t>
            </w:r>
          </w:p>
        </w:tc>
        <w:tc>
          <w:tcPr>
            <w:tcW w:w="1260" w:type="dxa"/>
            <w:hideMark/>
          </w:tcPr>
          <w:p w14:paraId="12EA5E3F"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AKS</w:t>
            </w:r>
          </w:p>
        </w:tc>
      </w:tr>
      <w:tr w:rsidR="00DC5A7F" w14:paraId="21664407" w14:textId="77777777" w:rsidTr="60ED76E5">
        <w:tc>
          <w:tcPr>
            <w:cnfStyle w:val="001000000000" w:firstRow="0" w:lastRow="0" w:firstColumn="1" w:lastColumn="0" w:oddVBand="0" w:evenVBand="0" w:oddHBand="0" w:evenHBand="0" w:firstRowFirstColumn="0" w:firstRowLastColumn="0" w:lastRowFirstColumn="0" w:lastRowLastColumn="0"/>
            <w:tcW w:w="2155" w:type="dxa"/>
            <w:hideMark/>
          </w:tcPr>
          <w:p w14:paraId="41DBA172" w14:textId="77777777" w:rsidR="00DC5A7F" w:rsidRDefault="00DC5A7F" w:rsidP="00DC5A7F">
            <w:proofErr w:type="spellStart"/>
            <w:r w:rsidRPr="60ED76E5">
              <w:rPr>
                <w:rStyle w:val="Strong"/>
              </w:rPr>
              <w:t>ReportService</w:t>
            </w:r>
            <w:proofErr w:type="spellEnd"/>
            <w:r w:rsidRPr="60ED76E5">
              <w:t xml:space="preserve"> (embed tokens)</w:t>
            </w:r>
          </w:p>
        </w:tc>
        <w:tc>
          <w:tcPr>
            <w:tcW w:w="1980" w:type="dxa"/>
            <w:hideMark/>
          </w:tcPr>
          <w:p w14:paraId="21CD6224"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.NET (ASP.NET Core)</w:t>
            </w:r>
          </w:p>
        </w:tc>
        <w:tc>
          <w:tcPr>
            <w:tcW w:w="1710" w:type="dxa"/>
            <w:hideMark/>
          </w:tcPr>
          <w:p w14:paraId="5F3ABCBE"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rsidRPr="60ED76E5">
              <w:t xml:space="preserve">(Within </w:t>
            </w:r>
            <w:proofErr w:type="spellStart"/>
            <w:r w:rsidRPr="60ED76E5">
              <w:rPr>
                <w:rStyle w:val="HTMLCode"/>
                <w:rFonts w:eastAsiaTheme="majorEastAsia"/>
              </w:rPr>
              <w:t>EdvanceLS</w:t>
            </w:r>
            <w:proofErr w:type="spellEnd"/>
            <w:r w:rsidRPr="60ED76E5">
              <w:t xml:space="preserve"> solution)</w:t>
            </w:r>
          </w:p>
        </w:tc>
        <w:tc>
          <w:tcPr>
            <w:tcW w:w="2700" w:type="dxa"/>
            <w:hideMark/>
          </w:tcPr>
          <w:p w14:paraId="6B67B1AB"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Azure DevOps Pipelines</w:t>
            </w:r>
          </w:p>
        </w:tc>
        <w:tc>
          <w:tcPr>
            <w:tcW w:w="1260" w:type="dxa"/>
            <w:hideMark/>
          </w:tcPr>
          <w:p w14:paraId="0417D580"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AKS / App Service</w:t>
            </w:r>
          </w:p>
        </w:tc>
      </w:tr>
      <w:tr w:rsidR="00DC5A7F" w14:paraId="35D4CEC9" w14:textId="77777777" w:rsidTr="60ED76E5">
        <w:tc>
          <w:tcPr>
            <w:cnfStyle w:val="001000000000" w:firstRow="0" w:lastRow="0" w:firstColumn="1" w:lastColumn="0" w:oddVBand="0" w:evenVBand="0" w:oddHBand="0" w:evenHBand="0" w:firstRowFirstColumn="0" w:firstRowLastColumn="0" w:lastRowFirstColumn="0" w:lastRowLastColumn="0"/>
            <w:tcW w:w="2155" w:type="dxa"/>
            <w:hideMark/>
          </w:tcPr>
          <w:p w14:paraId="6B4C80AE" w14:textId="77777777" w:rsidR="00DC5A7F" w:rsidRDefault="00DC5A7F" w:rsidP="00DC5A7F">
            <w:r w:rsidRPr="60ED76E5">
              <w:rPr>
                <w:rStyle w:val="Strong"/>
              </w:rPr>
              <w:t>Synapse Notebooks</w:t>
            </w:r>
            <w:r w:rsidRPr="60ED76E5">
              <w:t xml:space="preserve"> (</w:t>
            </w:r>
            <w:proofErr w:type="spellStart"/>
            <w:r w:rsidRPr="60ED76E5">
              <w:rPr>
                <w:rStyle w:val="HTMLCode"/>
                <w:rFonts w:eastAsiaTheme="majorEastAsia"/>
              </w:rPr>
              <w:t>Schoology_py</w:t>
            </w:r>
            <w:proofErr w:type="spellEnd"/>
            <w:r w:rsidRPr="60ED76E5">
              <w:t>, standards, pseudonymize)</w:t>
            </w:r>
          </w:p>
        </w:tc>
        <w:tc>
          <w:tcPr>
            <w:tcW w:w="1980" w:type="dxa"/>
            <w:hideMark/>
          </w:tcPr>
          <w:p w14:paraId="70F17FA1" w14:textId="77777777" w:rsidR="00DC5A7F" w:rsidRDefault="00DC5A7F" w:rsidP="60ED76E5">
            <w:pPr>
              <w:cnfStyle w:val="000000000000" w:firstRow="0" w:lastRow="0" w:firstColumn="0" w:lastColumn="0" w:oddVBand="0" w:evenVBand="0" w:oddHBand="0" w:evenHBand="0" w:firstRowFirstColumn="0" w:firstRowLastColumn="0" w:lastRowFirstColumn="0" w:lastRowLastColumn="0"/>
            </w:pPr>
            <w:r w:rsidRPr="60ED76E5">
              <w:t xml:space="preserve">Python / </w:t>
            </w:r>
            <w:proofErr w:type="spellStart"/>
            <w:r w:rsidRPr="60ED76E5">
              <w:t>PySpark</w:t>
            </w:r>
            <w:proofErr w:type="spellEnd"/>
          </w:p>
        </w:tc>
        <w:tc>
          <w:tcPr>
            <w:tcW w:w="1710" w:type="dxa"/>
            <w:hideMark/>
          </w:tcPr>
          <w:p w14:paraId="7BBA3D65"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rsidRPr="60ED76E5">
              <w:t xml:space="preserve">Synapse workspace artifacts (committed via workspace export or </w:t>
            </w:r>
            <w:proofErr w:type="spellStart"/>
            <w:r w:rsidRPr="60ED76E5">
              <w:t>IaC</w:t>
            </w:r>
            <w:proofErr w:type="spellEnd"/>
            <w:r w:rsidRPr="60ED76E5">
              <w:t xml:space="preserve"> repo)</w:t>
            </w:r>
          </w:p>
        </w:tc>
        <w:tc>
          <w:tcPr>
            <w:tcW w:w="2700" w:type="dxa"/>
            <w:hideMark/>
          </w:tcPr>
          <w:p w14:paraId="32D239E9"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proofErr w:type="gramStart"/>
            <w:r w:rsidRPr="60ED76E5">
              <w:t>Synapse</w:t>
            </w:r>
            <w:proofErr w:type="gramEnd"/>
            <w:r w:rsidRPr="60ED76E5">
              <w:t xml:space="preserve"> </w:t>
            </w:r>
            <w:proofErr w:type="gramStart"/>
            <w:r w:rsidRPr="60ED76E5">
              <w:t>publish pipeline</w:t>
            </w:r>
            <w:proofErr w:type="gramEnd"/>
            <w:r w:rsidRPr="60ED76E5">
              <w:t xml:space="preserve"> (via Azure DevOps)</w:t>
            </w:r>
          </w:p>
        </w:tc>
        <w:tc>
          <w:tcPr>
            <w:tcW w:w="1260" w:type="dxa"/>
            <w:hideMark/>
          </w:tcPr>
          <w:p w14:paraId="460480FA"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Azure Synapse</w:t>
            </w:r>
          </w:p>
        </w:tc>
      </w:tr>
      <w:tr w:rsidR="00DC5A7F" w14:paraId="54315EC7" w14:textId="77777777" w:rsidTr="60ED76E5">
        <w:tc>
          <w:tcPr>
            <w:cnfStyle w:val="001000000000" w:firstRow="0" w:lastRow="0" w:firstColumn="1" w:lastColumn="0" w:oddVBand="0" w:evenVBand="0" w:oddHBand="0" w:evenHBand="0" w:firstRowFirstColumn="0" w:firstRowLastColumn="0" w:lastRowFirstColumn="0" w:lastRowLastColumn="0"/>
            <w:tcW w:w="2155" w:type="dxa"/>
            <w:hideMark/>
          </w:tcPr>
          <w:p w14:paraId="400DD84D" w14:textId="77777777" w:rsidR="00DC5A7F" w:rsidRDefault="00DC5A7F" w:rsidP="00DC5A7F">
            <w:r w:rsidRPr="60ED76E5">
              <w:rPr>
                <w:rStyle w:val="Strong"/>
              </w:rPr>
              <w:t>Synapse Pipelines</w:t>
            </w:r>
            <w:r w:rsidRPr="60ED76E5">
              <w:t xml:space="preserve"> (</w:t>
            </w:r>
            <w:proofErr w:type="spellStart"/>
            <w:r w:rsidRPr="60ED76E5">
              <w:rPr>
                <w:rStyle w:val="HTMLCode"/>
                <w:rFonts w:eastAsiaTheme="majorEastAsia"/>
              </w:rPr>
              <w:t>main_schoology</w:t>
            </w:r>
            <w:proofErr w:type="spellEnd"/>
            <w:r w:rsidRPr="60ED76E5">
              <w:t xml:space="preserve">, </w:t>
            </w:r>
            <w:proofErr w:type="spellStart"/>
            <w:r w:rsidRPr="60ED76E5">
              <w:rPr>
                <w:rStyle w:val="HTMLCode"/>
                <w:rFonts w:eastAsiaTheme="majorEastAsia"/>
              </w:rPr>
              <w:t>Standards_py</w:t>
            </w:r>
            <w:proofErr w:type="spellEnd"/>
            <w:r w:rsidRPr="60ED76E5">
              <w:t xml:space="preserve">, </w:t>
            </w:r>
            <w:proofErr w:type="spellStart"/>
            <w:r w:rsidRPr="60ED76E5">
              <w:rPr>
                <w:rStyle w:val="HTMLCode"/>
                <w:rFonts w:eastAsiaTheme="majorEastAsia"/>
              </w:rPr>
              <w:t>pseudomyze_Schoology_py</w:t>
            </w:r>
            <w:proofErr w:type="spellEnd"/>
            <w:r w:rsidRPr="60ED76E5">
              <w:t>)</w:t>
            </w:r>
          </w:p>
        </w:tc>
        <w:tc>
          <w:tcPr>
            <w:tcW w:w="1980" w:type="dxa"/>
            <w:hideMark/>
          </w:tcPr>
          <w:p w14:paraId="6E2FCF4C"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Synapse JSON / GUI</w:t>
            </w:r>
          </w:p>
        </w:tc>
        <w:tc>
          <w:tcPr>
            <w:tcW w:w="1710" w:type="dxa"/>
            <w:hideMark/>
          </w:tcPr>
          <w:p w14:paraId="3B3081D5"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rsidRPr="60ED76E5">
              <w:t xml:space="preserve">Synapse workspace artifacts (or </w:t>
            </w:r>
            <w:proofErr w:type="spellStart"/>
            <w:r w:rsidRPr="60ED76E5">
              <w:t>IaC</w:t>
            </w:r>
            <w:proofErr w:type="spellEnd"/>
            <w:r w:rsidRPr="60ED76E5">
              <w:t xml:space="preserve"> repo)</w:t>
            </w:r>
          </w:p>
        </w:tc>
        <w:tc>
          <w:tcPr>
            <w:tcW w:w="2700" w:type="dxa"/>
            <w:hideMark/>
          </w:tcPr>
          <w:p w14:paraId="4EF19F85"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Azure DevOps (export/import)</w:t>
            </w:r>
          </w:p>
        </w:tc>
        <w:tc>
          <w:tcPr>
            <w:tcW w:w="1260" w:type="dxa"/>
            <w:hideMark/>
          </w:tcPr>
          <w:p w14:paraId="268194AC"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Azure Synapse</w:t>
            </w:r>
          </w:p>
        </w:tc>
      </w:tr>
      <w:tr w:rsidR="00DC5A7F" w14:paraId="3770A017" w14:textId="77777777" w:rsidTr="60ED76E5">
        <w:tc>
          <w:tcPr>
            <w:cnfStyle w:val="001000000000" w:firstRow="0" w:lastRow="0" w:firstColumn="1" w:lastColumn="0" w:oddVBand="0" w:evenVBand="0" w:oddHBand="0" w:evenHBand="0" w:firstRowFirstColumn="0" w:firstRowLastColumn="0" w:lastRowFirstColumn="0" w:lastRowLastColumn="0"/>
            <w:tcW w:w="2155" w:type="dxa"/>
            <w:hideMark/>
          </w:tcPr>
          <w:p w14:paraId="050DDF66" w14:textId="77777777" w:rsidR="00DC5A7F" w:rsidRDefault="00DC5A7F" w:rsidP="00DC5A7F">
            <w:r>
              <w:rPr>
                <w:rStyle w:val="Strong"/>
              </w:rPr>
              <w:t>Power Automate – Cloud Flows</w:t>
            </w:r>
          </w:p>
        </w:tc>
        <w:tc>
          <w:tcPr>
            <w:tcW w:w="1980" w:type="dxa"/>
            <w:hideMark/>
          </w:tcPr>
          <w:p w14:paraId="003FFD23"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rsidRPr="60ED76E5">
              <w:t>Power Platform (</w:t>
            </w:r>
            <w:proofErr w:type="gramStart"/>
            <w:r w:rsidRPr="60ED76E5">
              <w:t>low-code</w:t>
            </w:r>
            <w:proofErr w:type="gramEnd"/>
            <w:r w:rsidRPr="60ED76E5">
              <w:t>)</w:t>
            </w:r>
          </w:p>
        </w:tc>
        <w:tc>
          <w:tcPr>
            <w:tcW w:w="1710" w:type="dxa"/>
            <w:hideMark/>
          </w:tcPr>
          <w:p w14:paraId="31DEDA38"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 xml:space="preserve">Managed via </w:t>
            </w:r>
            <w:r>
              <w:rPr>
                <w:rStyle w:val="Strong"/>
              </w:rPr>
              <w:t>Solutions</w:t>
            </w:r>
          </w:p>
        </w:tc>
        <w:tc>
          <w:tcPr>
            <w:tcW w:w="2700" w:type="dxa"/>
            <w:hideMark/>
          </w:tcPr>
          <w:p w14:paraId="4D665A28"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Azure DevOps (solution export/import)</w:t>
            </w:r>
          </w:p>
        </w:tc>
        <w:tc>
          <w:tcPr>
            <w:tcW w:w="1260" w:type="dxa"/>
            <w:hideMark/>
          </w:tcPr>
          <w:p w14:paraId="6A9D8127"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rsidRPr="60ED76E5">
              <w:t xml:space="preserve">Power Automate (Prod </w:t>
            </w:r>
            <w:proofErr w:type="spellStart"/>
            <w:r w:rsidRPr="60ED76E5">
              <w:rPr>
                <w:rStyle w:val="HTMLCode"/>
                <w:rFonts w:eastAsiaTheme="majorEastAsia"/>
              </w:rPr>
              <w:t>EdvanceLearningProduction</w:t>
            </w:r>
            <w:proofErr w:type="spellEnd"/>
            <w:r w:rsidRPr="60ED76E5">
              <w:t>)</w:t>
            </w:r>
          </w:p>
        </w:tc>
      </w:tr>
      <w:tr w:rsidR="00DC5A7F" w14:paraId="0FD412DD" w14:textId="77777777" w:rsidTr="60ED76E5">
        <w:tc>
          <w:tcPr>
            <w:cnfStyle w:val="001000000000" w:firstRow="0" w:lastRow="0" w:firstColumn="1" w:lastColumn="0" w:oddVBand="0" w:evenVBand="0" w:oddHBand="0" w:evenHBand="0" w:firstRowFirstColumn="0" w:firstRowLastColumn="0" w:lastRowFirstColumn="0" w:lastRowLastColumn="0"/>
            <w:tcW w:w="2155" w:type="dxa"/>
            <w:hideMark/>
          </w:tcPr>
          <w:p w14:paraId="76BA73E9" w14:textId="77777777" w:rsidR="00DC5A7F" w:rsidRDefault="00DC5A7F" w:rsidP="00DC5A7F">
            <w:r>
              <w:rPr>
                <w:rStyle w:val="Strong"/>
              </w:rPr>
              <w:t>Power Automate – Desktop (PAD)</w:t>
            </w:r>
          </w:p>
        </w:tc>
        <w:tc>
          <w:tcPr>
            <w:tcW w:w="1980" w:type="dxa"/>
            <w:hideMark/>
          </w:tcPr>
          <w:p w14:paraId="69FD9E83"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PAD actions</w:t>
            </w:r>
          </w:p>
        </w:tc>
        <w:tc>
          <w:tcPr>
            <w:tcW w:w="1710" w:type="dxa"/>
            <w:hideMark/>
          </w:tcPr>
          <w:p w14:paraId="41B704F2"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proofErr w:type="gramStart"/>
            <w:r>
              <w:t>Stored</w:t>
            </w:r>
            <w:proofErr w:type="gramEnd"/>
            <w:r>
              <w:t xml:space="preserve"> on the PAD machine / Solution package</w:t>
            </w:r>
          </w:p>
        </w:tc>
        <w:tc>
          <w:tcPr>
            <w:tcW w:w="2700" w:type="dxa"/>
            <w:hideMark/>
          </w:tcPr>
          <w:p w14:paraId="25458D56"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Invoked by cloud flow; packaged via Solutions</w:t>
            </w:r>
          </w:p>
        </w:tc>
        <w:tc>
          <w:tcPr>
            <w:tcW w:w="1260" w:type="dxa"/>
            <w:hideMark/>
          </w:tcPr>
          <w:p w14:paraId="784BD26A"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PAD Runtime</w:t>
            </w:r>
          </w:p>
        </w:tc>
      </w:tr>
      <w:tr w:rsidR="00DC5A7F" w14:paraId="1042D68C" w14:textId="77777777" w:rsidTr="60ED76E5">
        <w:tc>
          <w:tcPr>
            <w:cnfStyle w:val="001000000000" w:firstRow="0" w:lastRow="0" w:firstColumn="1" w:lastColumn="0" w:oddVBand="0" w:evenVBand="0" w:oddHBand="0" w:evenHBand="0" w:firstRowFirstColumn="0" w:firstRowLastColumn="0" w:lastRowFirstColumn="0" w:lastRowLastColumn="0"/>
            <w:tcW w:w="2155" w:type="dxa"/>
            <w:hideMark/>
          </w:tcPr>
          <w:p w14:paraId="55E4608E" w14:textId="77777777" w:rsidR="00DC5A7F" w:rsidRDefault="00DC5A7F" w:rsidP="00DC5A7F">
            <w:r>
              <w:rPr>
                <w:rStyle w:val="Strong"/>
              </w:rPr>
              <w:lastRenderedPageBreak/>
              <w:t>Power BI Content</w:t>
            </w:r>
            <w:r>
              <w:t xml:space="preserve"> (datasets, reports, RLS roles table)</w:t>
            </w:r>
          </w:p>
        </w:tc>
        <w:tc>
          <w:tcPr>
            <w:tcW w:w="1980" w:type="dxa"/>
            <w:hideMark/>
          </w:tcPr>
          <w:p w14:paraId="3559113C"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DAX / Power Query (M)</w:t>
            </w:r>
          </w:p>
        </w:tc>
        <w:tc>
          <w:tcPr>
            <w:tcW w:w="1710" w:type="dxa"/>
            <w:hideMark/>
          </w:tcPr>
          <w:p w14:paraId="34F708FC"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rsidRPr="60ED76E5">
              <w:t>PBIX (per workspace) in PBI Service / versioned storage (if maintained)</w:t>
            </w:r>
          </w:p>
        </w:tc>
        <w:tc>
          <w:tcPr>
            <w:tcW w:w="2700" w:type="dxa"/>
            <w:hideMark/>
          </w:tcPr>
          <w:p w14:paraId="04206B64"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Refresh via PBI Service; provisioning via Graph/REST API</w:t>
            </w:r>
          </w:p>
        </w:tc>
        <w:tc>
          <w:tcPr>
            <w:tcW w:w="1260" w:type="dxa"/>
            <w:hideMark/>
          </w:tcPr>
          <w:p w14:paraId="6AC48583" w14:textId="77777777" w:rsidR="00DC5A7F" w:rsidRDefault="00DC5A7F" w:rsidP="00DC5A7F">
            <w:pPr>
              <w:cnfStyle w:val="000000000000" w:firstRow="0" w:lastRow="0" w:firstColumn="0" w:lastColumn="0" w:oddVBand="0" w:evenVBand="0" w:oddHBand="0" w:evenHBand="0" w:firstRowFirstColumn="0" w:firstRowLastColumn="0" w:lastRowFirstColumn="0" w:lastRowLastColumn="0"/>
            </w:pPr>
            <w:r>
              <w:t>Power BI Service</w:t>
            </w:r>
          </w:p>
        </w:tc>
      </w:tr>
    </w:tbl>
    <w:p w14:paraId="6F2D782C" w14:textId="77777777" w:rsidR="00DC5A7F" w:rsidRDefault="00DC5A7F" w:rsidP="00DC5A7F">
      <w:r>
        <w:t xml:space="preserve">Note: Microservices listed (Identity, LTI, LMS, Admin, SaaS, Reporting, </w:t>
      </w:r>
      <w:proofErr w:type="spellStart"/>
      <w:r>
        <w:t>ReportService</w:t>
      </w:r>
      <w:proofErr w:type="spellEnd"/>
      <w:r>
        <w:t>) are deployed as part of the back-end solution; if broken out into multiple repos, mirror the table with one row per service.</w:t>
      </w:r>
    </w:p>
    <w:p w14:paraId="3E681C7B" w14:textId="77777777" w:rsidR="00DC5A7F" w:rsidRDefault="00000000" w:rsidP="00DC5A7F">
      <w:r>
        <w:pict w14:anchorId="2D82AADB">
          <v:rect id="_x0000_i1038" style="width:0;height:1.5pt" o:hralign="center" o:hrstd="t" o:hr="t" fillcolor="#a0a0a0" stroked="f"/>
        </w:pict>
      </w:r>
    </w:p>
    <w:p w14:paraId="3B19751F" w14:textId="77777777" w:rsidR="00DC5A7F" w:rsidRDefault="00DC5A7F" w:rsidP="00DC5A7F">
      <w:pPr>
        <w:pStyle w:val="Heading4"/>
      </w:pPr>
      <w:r>
        <w:t>9.2 Languages &amp; Tech by Layer (</w:t>
      </w:r>
      <w:proofErr w:type="gramStart"/>
      <w:r>
        <w:t>at a glance</w:t>
      </w:r>
      <w:proofErr w:type="gramEnd"/>
      <w:r>
        <w:t>)</w:t>
      </w:r>
    </w:p>
    <w:p w14:paraId="5AAF0951" w14:textId="77777777" w:rsidR="00DC5A7F" w:rsidRDefault="00DC5A7F" w:rsidP="00DD5F3A">
      <w:pPr>
        <w:pStyle w:val="ListParagraph"/>
        <w:numPr>
          <w:ilvl w:val="0"/>
          <w:numId w:val="28"/>
        </w:numPr>
      </w:pPr>
      <w:r>
        <w:rPr>
          <w:rStyle w:val="Strong"/>
        </w:rPr>
        <w:t>Data / ETL</w:t>
      </w:r>
      <w:r>
        <w:t>: Python (</w:t>
      </w:r>
      <w:proofErr w:type="spellStart"/>
      <w:r>
        <w:t>PySpark</w:t>
      </w:r>
      <w:proofErr w:type="spellEnd"/>
      <w:r>
        <w:t>), Delta Lake, Synapse Pipelines/Notebooks</w:t>
      </w:r>
    </w:p>
    <w:p w14:paraId="08054737" w14:textId="77777777" w:rsidR="00DC5A7F" w:rsidRDefault="00DC5A7F" w:rsidP="00DD5F3A">
      <w:pPr>
        <w:pStyle w:val="ListParagraph"/>
        <w:numPr>
          <w:ilvl w:val="0"/>
          <w:numId w:val="28"/>
        </w:numPr>
      </w:pPr>
      <w:r>
        <w:rPr>
          <w:rStyle w:val="Strong"/>
        </w:rPr>
        <w:t>Ingestion</w:t>
      </w:r>
      <w:r>
        <w:t>: Power Automate (Cloud), Power Automate Desktop (PAD)</w:t>
      </w:r>
    </w:p>
    <w:p w14:paraId="4D89B3D7" w14:textId="77777777" w:rsidR="00DC5A7F" w:rsidRDefault="00DC5A7F" w:rsidP="00DD5F3A">
      <w:pPr>
        <w:pStyle w:val="ListParagraph"/>
        <w:numPr>
          <w:ilvl w:val="0"/>
          <w:numId w:val="28"/>
        </w:numPr>
      </w:pPr>
      <w:r>
        <w:rPr>
          <w:rStyle w:val="Strong"/>
        </w:rPr>
        <w:t>App / Services</w:t>
      </w:r>
      <w:r>
        <w:t>: .NET (ASP.NET Core), Blazor, YARP (gateway)</w:t>
      </w:r>
    </w:p>
    <w:p w14:paraId="36C5150D" w14:textId="77777777" w:rsidR="00DC5A7F" w:rsidRDefault="00DC5A7F" w:rsidP="00DD5F3A">
      <w:pPr>
        <w:pStyle w:val="ListParagraph"/>
        <w:numPr>
          <w:ilvl w:val="0"/>
          <w:numId w:val="28"/>
        </w:numPr>
      </w:pPr>
      <w:r>
        <w:rPr>
          <w:rStyle w:val="Strong"/>
        </w:rPr>
        <w:t>Analytics</w:t>
      </w:r>
      <w:r>
        <w:t>: Power BI (DAX, M)</w:t>
      </w:r>
    </w:p>
    <w:p w14:paraId="41C55450" w14:textId="77777777" w:rsidR="00DC5A7F" w:rsidRDefault="00DC5A7F" w:rsidP="00DD5F3A">
      <w:pPr>
        <w:pStyle w:val="ListParagraph"/>
        <w:numPr>
          <w:ilvl w:val="0"/>
          <w:numId w:val="28"/>
        </w:numPr>
      </w:pPr>
      <w:r>
        <w:rPr>
          <w:rStyle w:val="Strong"/>
        </w:rPr>
        <w:t>Messaging / State</w:t>
      </w:r>
      <w:r>
        <w:t>: RabbitMQ, Redis</w:t>
      </w:r>
    </w:p>
    <w:p w14:paraId="4A404A91" w14:textId="77777777" w:rsidR="00DC5A7F" w:rsidRDefault="00DC5A7F" w:rsidP="00DD5F3A">
      <w:pPr>
        <w:pStyle w:val="ListParagraph"/>
        <w:numPr>
          <w:ilvl w:val="0"/>
          <w:numId w:val="28"/>
        </w:numPr>
      </w:pPr>
      <w:r>
        <w:rPr>
          <w:rStyle w:val="Strong"/>
        </w:rPr>
        <w:t>Datastores</w:t>
      </w:r>
      <w:r>
        <w:t>: SQL Server or PostgreSQL (tenant/config), ADLS Gen2 (data lake)</w:t>
      </w:r>
    </w:p>
    <w:p w14:paraId="1F797DC9" w14:textId="77777777" w:rsidR="00DC5A7F" w:rsidRDefault="00000000" w:rsidP="00DC5A7F">
      <w:r>
        <w:pict w14:anchorId="08E14DB5">
          <v:rect id="_x0000_i1039" style="width:0;height:1.5pt" o:hralign="center" o:hrstd="t" o:hr="t" fillcolor="#a0a0a0" stroked="f"/>
        </w:pict>
      </w:r>
    </w:p>
    <w:p w14:paraId="12DB4B15" w14:textId="77777777" w:rsidR="00DC5A7F" w:rsidRDefault="00DC5A7F" w:rsidP="00DC5A7F">
      <w:pPr>
        <w:pStyle w:val="Heading4"/>
      </w:pPr>
      <w:r>
        <w:t>9.3 Environments &amp; Promotion</w:t>
      </w:r>
    </w:p>
    <w:tbl>
      <w:tblPr>
        <w:tblStyle w:val="GridTable1Light"/>
        <w:tblW w:w="0" w:type="auto"/>
        <w:tblLook w:val="04A0" w:firstRow="1" w:lastRow="0" w:firstColumn="1" w:lastColumn="0" w:noHBand="0" w:noVBand="1"/>
      </w:tblPr>
      <w:tblGrid>
        <w:gridCol w:w="1228"/>
        <w:gridCol w:w="2100"/>
        <w:gridCol w:w="3249"/>
        <w:gridCol w:w="2439"/>
      </w:tblGrid>
      <w:tr w:rsidR="00DC5A7F" w14:paraId="57E10249" w14:textId="77777777" w:rsidTr="00DC5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C2DEA" w14:textId="77777777" w:rsidR="00DC5A7F" w:rsidRPr="00FC6ACA" w:rsidRDefault="00DC5A7F">
            <w:pPr>
              <w:jc w:val="center"/>
            </w:pPr>
            <w:r w:rsidRPr="00FC6ACA">
              <w:t>Area</w:t>
            </w:r>
          </w:p>
        </w:tc>
        <w:tc>
          <w:tcPr>
            <w:tcW w:w="0" w:type="auto"/>
            <w:hideMark/>
          </w:tcPr>
          <w:p w14:paraId="76DA0FD8" w14:textId="77777777" w:rsidR="00DC5A7F" w:rsidRPr="00FC6ACA" w:rsidRDefault="00DC5A7F">
            <w:pPr>
              <w:jc w:val="center"/>
              <w:cnfStyle w:val="100000000000" w:firstRow="1" w:lastRow="0" w:firstColumn="0" w:lastColumn="0" w:oddVBand="0" w:evenVBand="0" w:oddHBand="0" w:evenHBand="0" w:firstRowFirstColumn="0" w:firstRowLastColumn="0" w:lastRowFirstColumn="0" w:lastRowLastColumn="0"/>
            </w:pPr>
            <w:r w:rsidRPr="00FC6ACA">
              <w:t>Dev</w:t>
            </w:r>
          </w:p>
        </w:tc>
        <w:tc>
          <w:tcPr>
            <w:tcW w:w="0" w:type="auto"/>
            <w:hideMark/>
          </w:tcPr>
          <w:p w14:paraId="269EC743" w14:textId="77777777" w:rsidR="00DC5A7F" w:rsidRPr="00FC6ACA" w:rsidRDefault="00DC5A7F">
            <w:pPr>
              <w:jc w:val="center"/>
              <w:cnfStyle w:val="100000000000" w:firstRow="1" w:lastRow="0" w:firstColumn="0" w:lastColumn="0" w:oddVBand="0" w:evenVBand="0" w:oddHBand="0" w:evenHBand="0" w:firstRowFirstColumn="0" w:firstRowLastColumn="0" w:lastRowFirstColumn="0" w:lastRowLastColumn="0"/>
            </w:pPr>
            <w:r w:rsidRPr="00FC6ACA">
              <w:t>Prod</w:t>
            </w:r>
          </w:p>
        </w:tc>
        <w:tc>
          <w:tcPr>
            <w:tcW w:w="0" w:type="auto"/>
            <w:hideMark/>
          </w:tcPr>
          <w:p w14:paraId="344F0E36" w14:textId="77777777" w:rsidR="00DC5A7F" w:rsidRPr="00FC6ACA" w:rsidRDefault="00DC5A7F">
            <w:pPr>
              <w:jc w:val="center"/>
              <w:cnfStyle w:val="100000000000" w:firstRow="1" w:lastRow="0" w:firstColumn="0" w:lastColumn="0" w:oddVBand="0" w:evenVBand="0" w:oddHBand="0" w:evenHBand="0" w:firstRowFirstColumn="0" w:firstRowLastColumn="0" w:lastRowFirstColumn="0" w:lastRowLastColumn="0"/>
            </w:pPr>
            <w:r w:rsidRPr="00FC6ACA">
              <w:t>Promotion Notes</w:t>
            </w:r>
          </w:p>
        </w:tc>
      </w:tr>
      <w:tr w:rsidR="00DC5A7F" w14:paraId="3D1FBFC7" w14:textId="77777777" w:rsidTr="00DC5A7F">
        <w:tc>
          <w:tcPr>
            <w:cnfStyle w:val="001000000000" w:firstRow="0" w:lastRow="0" w:firstColumn="1" w:lastColumn="0" w:oddVBand="0" w:evenVBand="0" w:oddHBand="0" w:evenHBand="0" w:firstRowFirstColumn="0" w:firstRowLastColumn="0" w:lastRowFirstColumn="0" w:lastRowLastColumn="0"/>
            <w:tcW w:w="0" w:type="auto"/>
            <w:hideMark/>
          </w:tcPr>
          <w:p w14:paraId="6E218E19" w14:textId="77777777" w:rsidR="00DC5A7F" w:rsidRDefault="00DC5A7F">
            <w:pPr>
              <w:rPr>
                <w:b w:val="0"/>
                <w:bCs w:val="0"/>
              </w:rPr>
            </w:pPr>
            <w:r>
              <w:rPr>
                <w:rStyle w:val="Strong"/>
              </w:rPr>
              <w:t>Power Automate</w:t>
            </w:r>
          </w:p>
        </w:tc>
        <w:tc>
          <w:tcPr>
            <w:tcW w:w="0" w:type="auto"/>
            <w:hideMark/>
          </w:tcPr>
          <w:p w14:paraId="18553E49" w14:textId="77777777" w:rsidR="00DC5A7F" w:rsidRDefault="00DC5A7F">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EdvanceLearning</w:t>
            </w:r>
            <w:proofErr w:type="spellEnd"/>
          </w:p>
        </w:tc>
        <w:tc>
          <w:tcPr>
            <w:tcW w:w="0" w:type="auto"/>
            <w:hideMark/>
          </w:tcPr>
          <w:p w14:paraId="19432AE6" w14:textId="77777777" w:rsidR="00DC5A7F" w:rsidRDefault="00DC5A7F">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EdvanceLearningProduction</w:t>
            </w:r>
            <w:proofErr w:type="spellEnd"/>
          </w:p>
        </w:tc>
        <w:tc>
          <w:tcPr>
            <w:tcW w:w="0" w:type="auto"/>
            <w:hideMark/>
          </w:tcPr>
          <w:p w14:paraId="40D16BC2" w14:textId="77777777" w:rsidR="00DC5A7F" w:rsidRDefault="00DC5A7F">
            <w:pPr>
              <w:cnfStyle w:val="000000000000" w:firstRow="0" w:lastRow="0" w:firstColumn="0" w:lastColumn="0" w:oddVBand="0" w:evenVBand="0" w:oddHBand="0" w:evenHBand="0" w:firstRowFirstColumn="0" w:firstRowLastColumn="0" w:lastRowFirstColumn="0" w:lastRowLastColumn="0"/>
            </w:pPr>
            <w:r>
              <w:t xml:space="preserve">Solutions exported/imported via Azure DevOps; update </w:t>
            </w:r>
            <w:r>
              <w:rPr>
                <w:rStyle w:val="Strong"/>
              </w:rPr>
              <w:t>Connection References</w:t>
            </w:r>
            <w:r>
              <w:t xml:space="preserve"> during promotion</w:t>
            </w:r>
          </w:p>
        </w:tc>
      </w:tr>
      <w:tr w:rsidR="00DC5A7F" w14:paraId="01A46B68" w14:textId="77777777" w:rsidTr="00DC5A7F">
        <w:tc>
          <w:tcPr>
            <w:cnfStyle w:val="001000000000" w:firstRow="0" w:lastRow="0" w:firstColumn="1" w:lastColumn="0" w:oddVBand="0" w:evenVBand="0" w:oddHBand="0" w:evenHBand="0" w:firstRowFirstColumn="0" w:firstRowLastColumn="0" w:lastRowFirstColumn="0" w:lastRowLastColumn="0"/>
            <w:tcW w:w="0" w:type="auto"/>
            <w:hideMark/>
          </w:tcPr>
          <w:p w14:paraId="060D0805" w14:textId="77777777" w:rsidR="00DC5A7F" w:rsidRDefault="00DC5A7F">
            <w:r>
              <w:rPr>
                <w:rStyle w:val="Strong"/>
              </w:rPr>
              <w:t>Synapse</w:t>
            </w:r>
          </w:p>
        </w:tc>
        <w:tc>
          <w:tcPr>
            <w:tcW w:w="0" w:type="auto"/>
            <w:hideMark/>
          </w:tcPr>
          <w:p w14:paraId="3CF9494F" w14:textId="77777777" w:rsidR="00DC5A7F" w:rsidRDefault="00DC5A7F">
            <w:pPr>
              <w:cnfStyle w:val="000000000000" w:firstRow="0" w:lastRow="0" w:firstColumn="0" w:lastColumn="0" w:oddVBand="0" w:evenVBand="0" w:oddHBand="0" w:evenHBand="0" w:firstRowFirstColumn="0" w:firstRowLastColumn="0" w:lastRowFirstColumn="0" w:lastRowLastColumn="0"/>
            </w:pPr>
            <w:r>
              <w:t>Dev workspace</w:t>
            </w:r>
          </w:p>
        </w:tc>
        <w:tc>
          <w:tcPr>
            <w:tcW w:w="0" w:type="auto"/>
            <w:hideMark/>
          </w:tcPr>
          <w:p w14:paraId="427E3CF5" w14:textId="77777777" w:rsidR="00DC5A7F" w:rsidRDefault="00DC5A7F">
            <w:pPr>
              <w:cnfStyle w:val="000000000000" w:firstRow="0" w:lastRow="0" w:firstColumn="0" w:lastColumn="0" w:oddVBand="0" w:evenVBand="0" w:oddHBand="0" w:evenHBand="0" w:firstRowFirstColumn="0" w:firstRowLastColumn="0" w:lastRowFirstColumn="0" w:lastRowLastColumn="0"/>
            </w:pPr>
            <w:r>
              <w:t>Prod workspace</w:t>
            </w:r>
          </w:p>
        </w:tc>
        <w:tc>
          <w:tcPr>
            <w:tcW w:w="0" w:type="auto"/>
            <w:hideMark/>
          </w:tcPr>
          <w:p w14:paraId="7FF553FF" w14:textId="77777777" w:rsidR="00DC5A7F" w:rsidRDefault="00DC5A7F">
            <w:pPr>
              <w:cnfStyle w:val="000000000000" w:firstRow="0" w:lastRow="0" w:firstColumn="0" w:lastColumn="0" w:oddVBand="0" w:evenVBand="0" w:oddHBand="0" w:evenHBand="0" w:firstRowFirstColumn="0" w:firstRowLastColumn="0" w:lastRowFirstColumn="0" w:lastRowLastColumn="0"/>
            </w:pPr>
            <w:r>
              <w:t>Publish via Synapse release pipeline; parameterize pipelines for date/school as needed</w:t>
            </w:r>
          </w:p>
        </w:tc>
      </w:tr>
      <w:tr w:rsidR="00DC5A7F" w14:paraId="46188555" w14:textId="77777777" w:rsidTr="00DC5A7F">
        <w:tc>
          <w:tcPr>
            <w:cnfStyle w:val="001000000000" w:firstRow="0" w:lastRow="0" w:firstColumn="1" w:lastColumn="0" w:oddVBand="0" w:evenVBand="0" w:oddHBand="0" w:evenHBand="0" w:firstRowFirstColumn="0" w:firstRowLastColumn="0" w:lastRowFirstColumn="0" w:lastRowLastColumn="0"/>
            <w:tcW w:w="0" w:type="auto"/>
            <w:hideMark/>
          </w:tcPr>
          <w:p w14:paraId="1BB91B5F" w14:textId="77777777" w:rsidR="00DC5A7F" w:rsidRDefault="00DC5A7F">
            <w:r>
              <w:rPr>
                <w:rStyle w:val="Strong"/>
              </w:rPr>
              <w:t>Captures / Services</w:t>
            </w:r>
          </w:p>
        </w:tc>
        <w:tc>
          <w:tcPr>
            <w:tcW w:w="0" w:type="auto"/>
            <w:hideMark/>
          </w:tcPr>
          <w:p w14:paraId="275BD3E5" w14:textId="77777777" w:rsidR="00DC5A7F" w:rsidRDefault="00DC5A7F">
            <w:pPr>
              <w:cnfStyle w:val="000000000000" w:firstRow="0" w:lastRow="0" w:firstColumn="0" w:lastColumn="0" w:oddVBand="0" w:evenVBand="0" w:oddHBand="0" w:evenHBand="0" w:firstRowFirstColumn="0" w:firstRowLastColumn="0" w:lastRowFirstColumn="0" w:lastRowLastColumn="0"/>
            </w:pPr>
            <w:r>
              <w:t>Dev resource group / AKS namespace</w:t>
            </w:r>
          </w:p>
        </w:tc>
        <w:tc>
          <w:tcPr>
            <w:tcW w:w="0" w:type="auto"/>
            <w:hideMark/>
          </w:tcPr>
          <w:p w14:paraId="08DCC901" w14:textId="77777777" w:rsidR="00DC5A7F" w:rsidRDefault="00DC5A7F">
            <w:pPr>
              <w:cnfStyle w:val="000000000000" w:firstRow="0" w:lastRow="0" w:firstColumn="0" w:lastColumn="0" w:oddVBand="0" w:evenVBand="0" w:oddHBand="0" w:evenHBand="0" w:firstRowFirstColumn="0" w:firstRowLastColumn="0" w:lastRowFirstColumn="0" w:lastRowLastColumn="0"/>
            </w:pPr>
            <w:r>
              <w:t>Prod resource group / AKS namespace</w:t>
            </w:r>
          </w:p>
        </w:tc>
        <w:tc>
          <w:tcPr>
            <w:tcW w:w="0" w:type="auto"/>
            <w:hideMark/>
          </w:tcPr>
          <w:p w14:paraId="1917EE2A" w14:textId="77777777" w:rsidR="00DC5A7F" w:rsidRDefault="00DC5A7F">
            <w:pPr>
              <w:cnfStyle w:val="000000000000" w:firstRow="0" w:lastRow="0" w:firstColumn="0" w:lastColumn="0" w:oddVBand="0" w:evenVBand="0" w:oddHBand="0" w:evenHBand="0" w:firstRowFirstColumn="0" w:firstRowLastColumn="0" w:lastRowFirstColumn="0" w:lastRowLastColumn="0"/>
            </w:pPr>
            <w:r>
              <w:t>Azure DevOps multi-stage pipelines; approvals for prod</w:t>
            </w:r>
          </w:p>
        </w:tc>
      </w:tr>
      <w:tr w:rsidR="00DC5A7F" w14:paraId="2E56D2BA" w14:textId="77777777" w:rsidTr="00DC5A7F">
        <w:tc>
          <w:tcPr>
            <w:cnfStyle w:val="001000000000" w:firstRow="0" w:lastRow="0" w:firstColumn="1" w:lastColumn="0" w:oddVBand="0" w:evenVBand="0" w:oddHBand="0" w:evenHBand="0" w:firstRowFirstColumn="0" w:firstRowLastColumn="0" w:lastRowFirstColumn="0" w:lastRowLastColumn="0"/>
            <w:tcW w:w="0" w:type="auto"/>
            <w:hideMark/>
          </w:tcPr>
          <w:p w14:paraId="35BFD553" w14:textId="77777777" w:rsidR="00DC5A7F" w:rsidRDefault="00DC5A7F">
            <w:r>
              <w:rPr>
                <w:rStyle w:val="Strong"/>
              </w:rPr>
              <w:t>Power BI</w:t>
            </w:r>
          </w:p>
        </w:tc>
        <w:tc>
          <w:tcPr>
            <w:tcW w:w="0" w:type="auto"/>
            <w:hideMark/>
          </w:tcPr>
          <w:p w14:paraId="1B679F3B" w14:textId="77777777" w:rsidR="00DC5A7F" w:rsidRDefault="00DC5A7F">
            <w:pPr>
              <w:cnfStyle w:val="000000000000" w:firstRow="0" w:lastRow="0" w:firstColumn="0" w:lastColumn="0" w:oddVBand="0" w:evenVBand="0" w:oddHBand="0" w:evenHBand="0" w:firstRowFirstColumn="0" w:firstRowLastColumn="0" w:lastRowFirstColumn="0" w:lastRowLastColumn="0"/>
            </w:pPr>
            <w:r>
              <w:t>Dev workspaces</w:t>
            </w:r>
          </w:p>
        </w:tc>
        <w:tc>
          <w:tcPr>
            <w:tcW w:w="0" w:type="auto"/>
            <w:hideMark/>
          </w:tcPr>
          <w:p w14:paraId="7154583F" w14:textId="77777777" w:rsidR="00DC5A7F" w:rsidRDefault="00DC5A7F">
            <w:pPr>
              <w:cnfStyle w:val="000000000000" w:firstRow="0" w:lastRow="0" w:firstColumn="0" w:lastColumn="0" w:oddVBand="0" w:evenVBand="0" w:oddHBand="0" w:evenHBand="0" w:firstRowFirstColumn="0" w:firstRowLastColumn="0" w:lastRowFirstColumn="0" w:lastRowLastColumn="0"/>
            </w:pPr>
            <w:r>
              <w:t>Per-school Prod workspaces</w:t>
            </w:r>
          </w:p>
        </w:tc>
        <w:tc>
          <w:tcPr>
            <w:tcW w:w="0" w:type="auto"/>
            <w:hideMark/>
          </w:tcPr>
          <w:p w14:paraId="4BCA6378" w14:textId="77777777" w:rsidR="00DC5A7F" w:rsidRDefault="00DC5A7F">
            <w:pPr>
              <w:cnfStyle w:val="000000000000" w:firstRow="0" w:lastRow="0" w:firstColumn="0" w:lastColumn="0" w:oddVBand="0" w:evenVBand="0" w:oddHBand="0" w:evenHBand="0" w:firstRowFirstColumn="0" w:firstRowLastColumn="0" w:lastRowFirstColumn="0" w:lastRowLastColumn="0"/>
            </w:pPr>
            <w:r>
              <w:t>Workspace provisioning uses Graph/REST API via service principal</w:t>
            </w:r>
          </w:p>
        </w:tc>
      </w:tr>
    </w:tbl>
    <w:p w14:paraId="53DF0522" w14:textId="77777777" w:rsidR="00DC5A7F" w:rsidRDefault="00000000" w:rsidP="00DC5A7F">
      <w:r>
        <w:pict w14:anchorId="466ECA6E">
          <v:rect id="_x0000_i1040" style="width:0;height:1.5pt" o:hralign="center" o:hrstd="t" o:hr="t" fillcolor="#a0a0a0" stroked="f"/>
        </w:pict>
      </w:r>
    </w:p>
    <w:p w14:paraId="2DD4C1D8" w14:textId="77777777" w:rsidR="00DC5A7F" w:rsidRDefault="00DC5A7F" w:rsidP="00DC5A7F">
      <w:pPr>
        <w:pStyle w:val="Heading4"/>
      </w:pPr>
      <w:r>
        <w:t>9.4 Config &amp; Secrets</w:t>
      </w:r>
    </w:p>
    <w:p w14:paraId="561D42CD" w14:textId="77777777" w:rsidR="00DC5A7F" w:rsidRDefault="00DC5A7F" w:rsidP="00DD5F3A">
      <w:pPr>
        <w:pStyle w:val="ListParagraph"/>
        <w:numPr>
          <w:ilvl w:val="0"/>
          <w:numId w:val="29"/>
        </w:numPr>
      </w:pPr>
      <w:r>
        <w:rPr>
          <w:rStyle w:val="Strong"/>
        </w:rPr>
        <w:t>Service Principal</w:t>
      </w:r>
      <w:r>
        <w:t xml:space="preserve">: </w:t>
      </w:r>
      <w:proofErr w:type="spellStart"/>
      <w:r w:rsidRPr="00FC6ACA">
        <w:rPr>
          <w:rStyle w:val="HTMLCode"/>
          <w:rFonts w:eastAsiaTheme="majorEastAsia"/>
        </w:rPr>
        <w:t>EdvanceLS</w:t>
      </w:r>
      <w:proofErr w:type="spellEnd"/>
      <w:r>
        <w:t xml:space="preserve"> (Power BI API permissions; workspace access).</w:t>
      </w:r>
    </w:p>
    <w:p w14:paraId="3B988951" w14:textId="77777777" w:rsidR="00DC5A7F" w:rsidRDefault="00DC5A7F" w:rsidP="00DD5F3A">
      <w:pPr>
        <w:pStyle w:val="ListParagraph"/>
        <w:numPr>
          <w:ilvl w:val="0"/>
          <w:numId w:val="29"/>
        </w:numPr>
      </w:pPr>
      <w:r>
        <w:rPr>
          <w:rStyle w:val="Strong"/>
        </w:rPr>
        <w:lastRenderedPageBreak/>
        <w:t>Power Automate</w:t>
      </w:r>
      <w:r>
        <w:t>: Connection References store Schoology API credentials &amp; Blob SAS tokens (encrypted).</w:t>
      </w:r>
    </w:p>
    <w:p w14:paraId="65D8AFE8" w14:textId="77777777" w:rsidR="00DC5A7F" w:rsidRDefault="00DC5A7F" w:rsidP="00DD5F3A">
      <w:pPr>
        <w:pStyle w:val="ListParagraph"/>
        <w:numPr>
          <w:ilvl w:val="0"/>
          <w:numId w:val="29"/>
        </w:numPr>
      </w:pPr>
      <w:r>
        <w:rPr>
          <w:rStyle w:val="Strong"/>
        </w:rPr>
        <w:t>App / Services</w:t>
      </w:r>
      <w:r>
        <w:t xml:space="preserve">: Environment variables + secure secret store (confirm if </w:t>
      </w:r>
      <w:r>
        <w:rPr>
          <w:rStyle w:val="Strong"/>
        </w:rPr>
        <w:t>Azure Key Vault</w:t>
      </w:r>
      <w:r>
        <w:t xml:space="preserve"> is wired for app secrets; otherwise document current storage and rotation procedure).</w:t>
      </w:r>
    </w:p>
    <w:p w14:paraId="44E13C0F" w14:textId="77777777" w:rsidR="00DC5A7F" w:rsidRDefault="00DC5A7F" w:rsidP="00DD5F3A">
      <w:pPr>
        <w:pStyle w:val="ListParagraph"/>
        <w:numPr>
          <w:ilvl w:val="0"/>
          <w:numId w:val="29"/>
        </w:numPr>
      </w:pPr>
      <w:r>
        <w:rPr>
          <w:rStyle w:val="Strong"/>
        </w:rPr>
        <w:t>RLS Roles Table</w:t>
      </w:r>
      <w:r>
        <w:t>: Maintained inside Power BI dataset (manual updates; no auto-sync with backend).</w:t>
      </w:r>
    </w:p>
    <w:p w14:paraId="0FC9F10E" w14:textId="77777777" w:rsidR="00DC5A7F" w:rsidRDefault="00DC5A7F" w:rsidP="00FC6ACA">
      <w:r>
        <w:rPr>
          <w:rStyle w:val="Strong"/>
        </w:rPr>
        <w:t>Action</w:t>
      </w:r>
      <w:r>
        <w:t xml:space="preserve">: Confirm secret storage for Captures &amp; services (Key Vault vs </w:t>
      </w:r>
      <w:proofErr w:type="spellStart"/>
      <w:r>
        <w:t>appsettings</w:t>
      </w:r>
      <w:proofErr w:type="spellEnd"/>
      <w:r>
        <w:t>) and document rotation cadence.</w:t>
      </w:r>
    </w:p>
    <w:p w14:paraId="51316540" w14:textId="77777777" w:rsidR="00DC5A7F" w:rsidRDefault="00000000" w:rsidP="00DC5A7F">
      <w:r>
        <w:pict w14:anchorId="2358C836">
          <v:rect id="_x0000_i1041" style="width:0;height:1.5pt" o:hralign="center" o:hrstd="t" o:hr="t" fillcolor="#a0a0a0" stroked="f"/>
        </w:pict>
      </w:r>
    </w:p>
    <w:p w14:paraId="6F0626CF" w14:textId="77777777" w:rsidR="00DC5A7F" w:rsidRDefault="00DC5A7F" w:rsidP="00DC5A7F">
      <w:pPr>
        <w:pStyle w:val="Heading4"/>
      </w:pPr>
      <w:r>
        <w:t>9.5 Branching &amp; Access (to finalize)</w:t>
      </w:r>
    </w:p>
    <w:p w14:paraId="5A0BB5E1" w14:textId="77777777" w:rsidR="00DC5A7F" w:rsidRDefault="00DC5A7F" w:rsidP="00DD5F3A">
      <w:pPr>
        <w:pStyle w:val="ListParagraph"/>
        <w:numPr>
          <w:ilvl w:val="0"/>
          <w:numId w:val="30"/>
        </w:numPr>
      </w:pPr>
      <w:r>
        <w:rPr>
          <w:rStyle w:val="Strong"/>
        </w:rPr>
        <w:t>Branching strategy</w:t>
      </w:r>
      <w:r>
        <w:t xml:space="preserve">: </w:t>
      </w:r>
      <w:r>
        <w:rPr>
          <w:rStyle w:val="Emphasis"/>
        </w:rPr>
        <w:t>(</w:t>
      </w:r>
      <w:proofErr w:type="gramStart"/>
      <w:r>
        <w:rPr>
          <w:rStyle w:val="Emphasis"/>
        </w:rPr>
        <w:t>TBD)</w:t>
      </w:r>
      <w:r>
        <w:t xml:space="preserve"> —</w:t>
      </w:r>
      <w:proofErr w:type="gramEnd"/>
      <w:r>
        <w:t xml:space="preserve"> e.g., </w:t>
      </w:r>
      <w:r w:rsidRPr="00FC6ACA">
        <w:rPr>
          <w:rStyle w:val="HTMLCode"/>
          <w:rFonts w:eastAsiaTheme="majorEastAsia"/>
        </w:rPr>
        <w:t>main</w:t>
      </w:r>
      <w:r>
        <w:t xml:space="preserve"> (prod), </w:t>
      </w:r>
      <w:r w:rsidRPr="00FC6ACA">
        <w:rPr>
          <w:rStyle w:val="HTMLCode"/>
          <w:rFonts w:eastAsiaTheme="majorEastAsia"/>
        </w:rPr>
        <w:t>develop</w:t>
      </w:r>
      <w:r>
        <w:t xml:space="preserve"> (staging), feature branches; PRs with peer review.</w:t>
      </w:r>
    </w:p>
    <w:p w14:paraId="0E4D5B1F" w14:textId="77777777" w:rsidR="00DC5A7F" w:rsidRDefault="00DC5A7F" w:rsidP="00DD5F3A">
      <w:pPr>
        <w:pStyle w:val="ListParagraph"/>
        <w:numPr>
          <w:ilvl w:val="0"/>
          <w:numId w:val="30"/>
        </w:numPr>
      </w:pPr>
      <w:r w:rsidRPr="60ED76E5">
        <w:rPr>
          <w:rStyle w:val="Strong"/>
        </w:rPr>
        <w:t>Access</w:t>
      </w:r>
      <w:r w:rsidRPr="60ED76E5">
        <w:t xml:space="preserve">: Ensure Insight Analytics engineers have read/write access to </w:t>
      </w:r>
      <w:r w:rsidRPr="60ED76E5">
        <w:rPr>
          <w:rStyle w:val="HTMLCode"/>
          <w:rFonts w:eastAsiaTheme="majorEastAsia"/>
        </w:rPr>
        <w:t>Edvance LS</w:t>
      </w:r>
      <w:r w:rsidRPr="60ED76E5">
        <w:t xml:space="preserve">, </w:t>
      </w:r>
      <w:proofErr w:type="spellStart"/>
      <w:r w:rsidRPr="60ED76E5">
        <w:rPr>
          <w:rStyle w:val="HTMLCode"/>
          <w:rFonts w:eastAsiaTheme="majorEastAsia"/>
        </w:rPr>
        <w:t>EdvanceLS</w:t>
      </w:r>
      <w:proofErr w:type="spellEnd"/>
      <w:r w:rsidRPr="60ED76E5">
        <w:t>, and any split microservice or gateway repos; access to Azure DevOps project(s) and pipelines.</w:t>
      </w:r>
    </w:p>
    <w:p w14:paraId="48AD7AB2" w14:textId="77777777" w:rsidR="00DC5A7F" w:rsidRDefault="00DC5A7F" w:rsidP="00DD5F3A">
      <w:pPr>
        <w:pStyle w:val="ListParagraph"/>
        <w:numPr>
          <w:ilvl w:val="0"/>
          <w:numId w:val="30"/>
        </w:numPr>
      </w:pPr>
      <w:r>
        <w:rPr>
          <w:rStyle w:val="Strong"/>
        </w:rPr>
        <w:t>Pipelines</w:t>
      </w:r>
      <w:r>
        <w:t>: Document pipeline names, triggers (PR/commit/manual), and required approvals.</w:t>
      </w:r>
    </w:p>
    <w:p w14:paraId="4248CE9D" w14:textId="77777777" w:rsidR="00DC5A7F" w:rsidRDefault="00000000" w:rsidP="00DC5A7F">
      <w:r>
        <w:pict w14:anchorId="200588D3">
          <v:rect id="_x0000_i1042" style="width:0;height:1.5pt" o:hralign="center" o:hrstd="t" o:hr="t" fillcolor="#a0a0a0" stroked="f"/>
        </w:pict>
      </w:r>
    </w:p>
    <w:p w14:paraId="7E2B2F9A" w14:textId="77777777" w:rsidR="00DC5A7F" w:rsidRDefault="00DC5A7F" w:rsidP="00DC5A7F">
      <w:pPr>
        <w:pStyle w:val="Heading4"/>
      </w:pPr>
      <w:r>
        <w:t>9.6 Operational Pointers</w:t>
      </w:r>
    </w:p>
    <w:p w14:paraId="59CE2D97" w14:textId="77777777" w:rsidR="00DC5A7F" w:rsidRDefault="00DC5A7F" w:rsidP="00DD5F3A">
      <w:pPr>
        <w:pStyle w:val="ListParagraph"/>
        <w:numPr>
          <w:ilvl w:val="0"/>
          <w:numId w:val="31"/>
        </w:numPr>
      </w:pPr>
      <w:r>
        <w:rPr>
          <w:rStyle w:val="Strong"/>
        </w:rPr>
        <w:t>RabbitMQ Dashboard</w:t>
      </w:r>
      <w:r>
        <w:t>: Inspect &amp; retry failed jobs (tenant sync, provisioning).</w:t>
      </w:r>
    </w:p>
    <w:p w14:paraId="55B7E36E" w14:textId="77777777" w:rsidR="00DC5A7F" w:rsidRDefault="00DC5A7F" w:rsidP="00DD5F3A">
      <w:pPr>
        <w:pStyle w:val="ListParagraph"/>
        <w:numPr>
          <w:ilvl w:val="0"/>
          <w:numId w:val="31"/>
        </w:numPr>
      </w:pPr>
      <w:r>
        <w:rPr>
          <w:rStyle w:val="Strong"/>
        </w:rPr>
        <w:t>App Insights / Logs</w:t>
      </w:r>
      <w:r>
        <w:t>: Centralized application logs (Captures/microservices); confirm retention and query access.</w:t>
      </w:r>
    </w:p>
    <w:p w14:paraId="0A9CCA2E" w14:textId="77777777" w:rsidR="00DC5A7F" w:rsidRDefault="00DC5A7F" w:rsidP="00DD5F3A">
      <w:pPr>
        <w:pStyle w:val="ListParagraph"/>
        <w:numPr>
          <w:ilvl w:val="0"/>
          <w:numId w:val="31"/>
        </w:numPr>
      </w:pPr>
      <w:r w:rsidRPr="60ED76E5">
        <w:rPr>
          <w:rStyle w:val="Strong"/>
        </w:rPr>
        <w:t>Power BI REST/Graph</w:t>
      </w:r>
      <w:r w:rsidRPr="60ED76E5">
        <w:t xml:space="preserve">: Used by provisioning code and </w:t>
      </w:r>
      <w:proofErr w:type="spellStart"/>
      <w:r w:rsidRPr="60ED76E5">
        <w:t>ReportService</w:t>
      </w:r>
      <w:proofErr w:type="spellEnd"/>
      <w:r w:rsidRPr="60ED76E5">
        <w:t>; ensure app registration credentials are current.</w:t>
      </w:r>
    </w:p>
    <w:p w14:paraId="3C050AAC" w14:textId="77777777" w:rsidR="00DC5A7F" w:rsidRDefault="00DC5A7F" w:rsidP="00DD5F3A">
      <w:pPr>
        <w:pStyle w:val="ListParagraph"/>
        <w:numPr>
          <w:ilvl w:val="0"/>
          <w:numId w:val="31"/>
        </w:numPr>
      </w:pPr>
      <w:r>
        <w:rPr>
          <w:rStyle w:val="Strong"/>
        </w:rPr>
        <w:t>Synapse Monitor</w:t>
      </w:r>
      <w:r>
        <w:t>: Pipeline run history, error detail, backfill parameters.</w:t>
      </w:r>
    </w:p>
    <w:p w14:paraId="287738A9" w14:textId="77777777" w:rsidR="00DC5A7F" w:rsidRDefault="00DC5A7F" w:rsidP="00DD5F3A">
      <w:pPr>
        <w:pStyle w:val="ListParagraph"/>
        <w:numPr>
          <w:ilvl w:val="0"/>
          <w:numId w:val="31"/>
        </w:numPr>
      </w:pPr>
      <w:r>
        <w:rPr>
          <w:rStyle w:val="Strong"/>
        </w:rPr>
        <w:t>Power Automate Run History</w:t>
      </w:r>
      <w:r>
        <w:t>: Per-school flow diagnostics; add alerts for failures.</w:t>
      </w:r>
    </w:p>
    <w:p w14:paraId="00C56C83" w14:textId="77777777" w:rsidR="00DC5A7F" w:rsidRDefault="00000000" w:rsidP="00DC5A7F">
      <w:r>
        <w:pict w14:anchorId="0F5ECBE4">
          <v:rect id="_x0000_i1043" style="width:0;height:1.5pt" o:hralign="center" o:hrstd="t" o:hr="t" fillcolor="#a0a0a0" stroked="f"/>
        </w:pict>
      </w:r>
    </w:p>
    <w:p w14:paraId="30E08B26" w14:textId="77777777" w:rsidR="00DC5A7F" w:rsidRDefault="00DC5A7F" w:rsidP="00DC5A7F">
      <w:pPr>
        <w:pStyle w:val="Heading4"/>
      </w:pPr>
      <w:r>
        <w:t>9.7 Open Items (to close with the team)</w:t>
      </w:r>
    </w:p>
    <w:p w14:paraId="3146F511" w14:textId="77777777" w:rsidR="00DC5A7F" w:rsidRDefault="00DC5A7F" w:rsidP="00DD5F3A">
      <w:pPr>
        <w:pStyle w:val="ListParagraph"/>
        <w:numPr>
          <w:ilvl w:val="0"/>
          <w:numId w:val="32"/>
        </w:numPr>
      </w:pPr>
      <w:r w:rsidRPr="60ED76E5">
        <w:t xml:space="preserve">Repos for </w:t>
      </w:r>
      <w:r w:rsidRPr="60ED76E5">
        <w:rPr>
          <w:rStyle w:val="Strong"/>
        </w:rPr>
        <w:t>API Gateway</w:t>
      </w:r>
      <w:r w:rsidRPr="60ED76E5">
        <w:t xml:space="preserve"> and any </w:t>
      </w:r>
      <w:r w:rsidRPr="60ED76E5">
        <w:rPr>
          <w:rStyle w:val="Strong"/>
        </w:rPr>
        <w:t>split microservices</w:t>
      </w:r>
      <w:r w:rsidRPr="60ED76E5">
        <w:t xml:space="preserve"> (if not all under </w:t>
      </w:r>
      <w:proofErr w:type="spellStart"/>
      <w:r w:rsidRPr="60ED76E5">
        <w:rPr>
          <w:rStyle w:val="HTMLCode"/>
          <w:rFonts w:eastAsiaTheme="majorEastAsia"/>
        </w:rPr>
        <w:t>EdvanceLS</w:t>
      </w:r>
      <w:proofErr w:type="spellEnd"/>
      <w:r w:rsidRPr="60ED76E5">
        <w:t>).</w:t>
      </w:r>
    </w:p>
    <w:p w14:paraId="0A345E5D" w14:textId="77777777" w:rsidR="00DC5A7F" w:rsidRDefault="00DC5A7F" w:rsidP="00DD5F3A">
      <w:pPr>
        <w:pStyle w:val="ListParagraph"/>
        <w:numPr>
          <w:ilvl w:val="0"/>
          <w:numId w:val="32"/>
        </w:numPr>
      </w:pPr>
      <w:r>
        <w:t xml:space="preserve">Exact </w:t>
      </w:r>
      <w:r>
        <w:rPr>
          <w:rStyle w:val="Strong"/>
        </w:rPr>
        <w:t>secret store</w:t>
      </w:r>
      <w:r>
        <w:t xml:space="preserve"> for app/microservices (Key Vault?) and rotation SOP.</w:t>
      </w:r>
    </w:p>
    <w:p w14:paraId="1614D511" w14:textId="77777777" w:rsidR="00DC5A7F" w:rsidRDefault="00DC5A7F" w:rsidP="00DD5F3A">
      <w:pPr>
        <w:pStyle w:val="ListParagraph"/>
        <w:numPr>
          <w:ilvl w:val="0"/>
          <w:numId w:val="32"/>
        </w:numPr>
      </w:pPr>
      <w:r w:rsidRPr="60ED76E5">
        <w:rPr>
          <w:rStyle w:val="Strong"/>
        </w:rPr>
        <w:t>Branching model</w:t>
      </w:r>
      <w:r w:rsidRPr="60ED76E5">
        <w:t xml:space="preserve"> and </w:t>
      </w:r>
      <w:r w:rsidRPr="60ED76E5">
        <w:rPr>
          <w:rStyle w:val="Strong"/>
        </w:rPr>
        <w:t>pipeline names</w:t>
      </w:r>
      <w:r w:rsidRPr="60ED76E5">
        <w:t xml:space="preserve"> per repo; required approvals for prod.</w:t>
      </w:r>
    </w:p>
    <w:p w14:paraId="383E9CA5" w14:textId="77777777" w:rsidR="00DC5A7F" w:rsidRDefault="00DC5A7F" w:rsidP="00DD5F3A">
      <w:pPr>
        <w:pStyle w:val="ListParagraph"/>
        <w:numPr>
          <w:ilvl w:val="0"/>
          <w:numId w:val="32"/>
        </w:numPr>
      </w:pPr>
      <w:r>
        <w:t>Where PBIXs are versioned (if outside PBI Service), and who owns refresh schedules.</w:t>
      </w:r>
    </w:p>
    <w:p w14:paraId="50E2A6C6" w14:textId="77777777" w:rsidR="00FC6ACA" w:rsidRPr="00FC6ACA" w:rsidRDefault="00FC6ACA">
      <w:pPr>
        <w:rPr>
          <w:rStyle w:val="Strong"/>
          <w:rFonts w:asciiTheme="majorHAnsi" w:eastAsiaTheme="majorEastAsia" w:hAnsiTheme="majorHAnsi" w:cstheme="majorBidi"/>
          <w:b w:val="0"/>
          <w:bCs w:val="0"/>
          <w:color w:val="2F5496" w:themeColor="accent1" w:themeShade="BF"/>
          <w:sz w:val="40"/>
          <w:szCs w:val="40"/>
        </w:rPr>
      </w:pPr>
    </w:p>
    <w:p w14:paraId="1B3F49C7" w14:textId="77777777" w:rsidR="009937CB" w:rsidRDefault="009937CB" w:rsidP="009937CB">
      <w:pPr>
        <w:pStyle w:val="Heading1"/>
      </w:pPr>
      <w:bookmarkStart w:id="552" w:name="_Toc209233627"/>
      <w:r>
        <w:lastRenderedPageBreak/>
        <w:t>10. Security &amp; Access Control</w:t>
      </w:r>
      <w:bookmarkEnd w:id="552"/>
    </w:p>
    <w:p w14:paraId="65FE1C26" w14:textId="77777777" w:rsidR="009937CB" w:rsidRDefault="009937CB" w:rsidP="009937CB">
      <w:pPr>
        <w:pStyle w:val="Heading3"/>
      </w:pPr>
      <w:bookmarkStart w:id="553" w:name="_Toc209233628"/>
      <w:r>
        <w:t>High-Level Summary</w:t>
      </w:r>
      <w:bookmarkEnd w:id="553"/>
    </w:p>
    <w:p w14:paraId="608ADB3C" w14:textId="77777777" w:rsidR="009937CB" w:rsidRDefault="009937CB" w:rsidP="009937CB">
      <w:r w:rsidRPr="60ED76E5">
        <w:t xml:space="preserve">Security is enforced across four layers: </w:t>
      </w:r>
      <w:r w:rsidRPr="60ED76E5">
        <w:rPr>
          <w:rStyle w:val="Strong"/>
        </w:rPr>
        <w:t>authentication</w:t>
      </w:r>
      <w:r w:rsidRPr="60ED76E5">
        <w:t xml:space="preserve"> (SSO/LTI to Captures/Schoology), </w:t>
      </w:r>
      <w:r w:rsidRPr="60ED76E5">
        <w:rPr>
          <w:rStyle w:val="Strong"/>
        </w:rPr>
        <w:t>authorization</w:t>
      </w:r>
      <w:r w:rsidRPr="60ED76E5">
        <w:t xml:space="preserve"> (Power BI </w:t>
      </w:r>
      <w:r w:rsidRPr="60ED76E5">
        <w:rPr>
          <w:rStyle w:val="Strong"/>
        </w:rPr>
        <w:t>RLS</w:t>
      </w:r>
      <w:r w:rsidRPr="60ED76E5">
        <w:t xml:space="preserve"> via roles), </w:t>
      </w:r>
      <w:r w:rsidRPr="60ED76E5">
        <w:rPr>
          <w:rStyle w:val="Strong"/>
        </w:rPr>
        <w:t>tenant isolation</w:t>
      </w:r>
      <w:r w:rsidRPr="60ED76E5">
        <w:t xml:space="preserve"> (per-school workspaces and config mapping), and </w:t>
      </w:r>
      <w:r w:rsidRPr="60ED76E5">
        <w:rPr>
          <w:rStyle w:val="Strong"/>
        </w:rPr>
        <w:t>data protection</w:t>
      </w:r>
      <w:r w:rsidRPr="60ED76E5">
        <w:t xml:space="preserve"> (pseudonymized cubes, controlled secrets, audited admin changes). Access to embedded reports is always mediated by a </w:t>
      </w:r>
      <w:r w:rsidRPr="60ED76E5">
        <w:rPr>
          <w:rStyle w:val="Strong"/>
        </w:rPr>
        <w:t>service principal</w:t>
      </w:r>
      <w:r w:rsidRPr="60ED76E5">
        <w:t xml:space="preserve"> and a short-lived </w:t>
      </w:r>
      <w:r w:rsidRPr="60ED76E5">
        <w:rPr>
          <w:rStyle w:val="Strong"/>
        </w:rPr>
        <w:t>embed token</w:t>
      </w:r>
      <w:r w:rsidRPr="60ED76E5">
        <w:t xml:space="preserve"> that encodes the user’s role/scope at view time.</w:t>
      </w:r>
    </w:p>
    <w:p w14:paraId="4A09692F" w14:textId="77777777" w:rsidR="009937CB" w:rsidRDefault="00000000" w:rsidP="009937CB">
      <w:r>
        <w:pict w14:anchorId="2628FCAC">
          <v:rect id="_x0000_i1044" style="width:0;height:1.5pt" o:hralign="center" o:hrstd="t" o:hr="t" fillcolor="#a0a0a0" stroked="f"/>
        </w:pict>
      </w:r>
    </w:p>
    <w:p w14:paraId="6615087D" w14:textId="77777777" w:rsidR="009937CB" w:rsidRDefault="009937CB" w:rsidP="009937CB">
      <w:pPr>
        <w:pStyle w:val="Heading3"/>
      </w:pPr>
      <w:bookmarkStart w:id="554" w:name="_Toc209233629"/>
      <w:r>
        <w:t>Process Description</w:t>
      </w:r>
      <w:bookmarkEnd w:id="554"/>
    </w:p>
    <w:p w14:paraId="4FF38A23" w14:textId="77777777" w:rsidR="009937CB" w:rsidRDefault="009937CB" w:rsidP="009937CB">
      <w:r>
        <w:t xml:space="preserve">Users authenticate either in the </w:t>
      </w:r>
      <w:r>
        <w:rPr>
          <w:rStyle w:val="Strong"/>
        </w:rPr>
        <w:t>Captures app (Blazor)</w:t>
      </w:r>
      <w:r>
        <w:t xml:space="preserve"> through </w:t>
      </w:r>
      <w:r>
        <w:rPr>
          <w:rStyle w:val="Strong"/>
        </w:rPr>
        <w:t>OIDC/LTI/SAML</w:t>
      </w:r>
      <w:r>
        <w:t xml:space="preserve"> or inside </w:t>
      </w:r>
      <w:r>
        <w:rPr>
          <w:rStyle w:val="Strong"/>
        </w:rPr>
        <w:t>Schoology</w:t>
      </w:r>
      <w:r>
        <w:t xml:space="preserve"> via the </w:t>
      </w:r>
      <w:r>
        <w:rPr>
          <w:rStyle w:val="Strong"/>
        </w:rPr>
        <w:t>LTI</w:t>
      </w:r>
      <w:r>
        <w:t xml:space="preserve"> flow. During login, the Identity/LTI microservice resolves the user’s </w:t>
      </w:r>
      <w:r>
        <w:rPr>
          <w:rStyle w:val="Strong"/>
        </w:rPr>
        <w:t>tenant (school)</w:t>
      </w:r>
      <w:r>
        <w:t xml:space="preserve"> and </w:t>
      </w:r>
      <w:r>
        <w:rPr>
          <w:rStyle w:val="Strong"/>
        </w:rPr>
        <w:t>role</w:t>
      </w:r>
      <w:r>
        <w:t xml:space="preserve"> (Admin/Teacher/Student). Captures then asks </w:t>
      </w:r>
      <w:proofErr w:type="spellStart"/>
      <w:r>
        <w:rPr>
          <w:rStyle w:val="Strong"/>
        </w:rPr>
        <w:t>ReportService</w:t>
      </w:r>
      <w:proofErr w:type="spellEnd"/>
      <w:r>
        <w:t xml:space="preserve"> to generate a </w:t>
      </w:r>
      <w:r>
        <w:rPr>
          <w:rStyle w:val="Strong"/>
        </w:rPr>
        <w:t>Power BI embed token</w:t>
      </w:r>
      <w:r>
        <w:t xml:space="preserve"> on behalf of the user. The token is created by the </w:t>
      </w:r>
      <w:proofErr w:type="spellStart"/>
      <w:r>
        <w:rPr>
          <w:rStyle w:val="Strong"/>
        </w:rPr>
        <w:t>EdvanceLS</w:t>
      </w:r>
      <w:proofErr w:type="spellEnd"/>
      <w:r>
        <w:t xml:space="preserve"> service principal and includes the role needed to apply </w:t>
      </w:r>
      <w:r>
        <w:rPr>
          <w:rStyle w:val="Strong"/>
        </w:rPr>
        <w:t>Row-Level Security (RLS)</w:t>
      </w:r>
      <w:r>
        <w:t xml:space="preserve"> inside the dataset.</w:t>
      </w:r>
    </w:p>
    <w:p w14:paraId="4D073BAD" w14:textId="77777777" w:rsidR="009937CB" w:rsidRDefault="009937CB" w:rsidP="009937CB">
      <w:r>
        <w:t xml:space="preserve">Authorization is enforced in </w:t>
      </w:r>
      <w:r>
        <w:rPr>
          <w:rStyle w:val="Strong"/>
        </w:rPr>
        <w:t>Power BI</w:t>
      </w:r>
      <w:r>
        <w:t xml:space="preserve">. A </w:t>
      </w:r>
      <w:r>
        <w:rPr>
          <w:rStyle w:val="Strong"/>
        </w:rPr>
        <w:t>Roles</w:t>
      </w:r>
      <w:r>
        <w:t xml:space="preserve"> table in the dataset maps identities to </w:t>
      </w:r>
      <w:proofErr w:type="spellStart"/>
      <w:r>
        <w:rPr>
          <w:rStyle w:val="HTMLCode"/>
          <w:rFonts w:eastAsiaTheme="majorEastAsia"/>
        </w:rPr>
        <w:t>school_id</w:t>
      </w:r>
      <w:proofErr w:type="spellEnd"/>
      <w:r>
        <w:t xml:space="preserve">/role; DAX filters restrict rows to the user’s tenant and permissions. </w:t>
      </w:r>
      <w:r>
        <w:rPr>
          <w:rStyle w:val="Strong"/>
        </w:rPr>
        <w:t>Tenant isolation</w:t>
      </w:r>
      <w:r>
        <w:t xml:space="preserve"> is strengthened by </w:t>
      </w:r>
      <w:r>
        <w:rPr>
          <w:rStyle w:val="Strong"/>
        </w:rPr>
        <w:t>one workspace per school</w:t>
      </w:r>
      <w:r>
        <w:t xml:space="preserve">, with a backend config table mapping school ↔ workspace ID. On the data side, sensitive identifiers used in sandbox scenarios are replaced with hashed values via the </w:t>
      </w:r>
      <w:r>
        <w:rPr>
          <w:rStyle w:val="Strong"/>
        </w:rPr>
        <w:t>pseudonymize</w:t>
      </w:r>
      <w:r>
        <w:t xml:space="preserve"> pipeline, and admin operations (tenant/workspace mapping, role assignment) are </w:t>
      </w:r>
      <w:r>
        <w:rPr>
          <w:rStyle w:val="Strong"/>
        </w:rPr>
        <w:t>audit-logged</w:t>
      </w:r>
      <w:r>
        <w:t xml:space="preserve">. In emergencies, operators can </w:t>
      </w:r>
      <w:r>
        <w:rPr>
          <w:rStyle w:val="Strong"/>
        </w:rPr>
        <w:t>break-glass</w:t>
      </w:r>
      <w:r>
        <w:t xml:space="preserve"> by temporarily disabling a workspace binding or report embedding to cut access while a misconfiguration is fixed.</w:t>
      </w:r>
    </w:p>
    <w:p w14:paraId="29894952" w14:textId="77777777" w:rsidR="009937CB" w:rsidRDefault="00000000" w:rsidP="009937CB">
      <w:r>
        <w:pict w14:anchorId="0D722A74">
          <v:rect id="_x0000_i1045" style="width:0;height:1.5pt" o:hralign="center" o:hrstd="t" o:hr="t" fillcolor="#a0a0a0" stroked="f"/>
        </w:pict>
      </w:r>
    </w:p>
    <w:p w14:paraId="12CE90BB" w14:textId="77777777" w:rsidR="009937CB" w:rsidRDefault="009937CB" w:rsidP="009937CB">
      <w:pPr>
        <w:pStyle w:val="Heading3"/>
      </w:pPr>
      <w:bookmarkStart w:id="555" w:name="_Toc209233630"/>
      <w:r>
        <w:t>Detailed Information</w:t>
      </w:r>
      <w:bookmarkEnd w:id="555"/>
    </w:p>
    <w:p w14:paraId="1993036B" w14:textId="77777777" w:rsidR="009937CB" w:rsidRDefault="009937CB" w:rsidP="009937CB">
      <w:pPr>
        <w:pStyle w:val="Heading4"/>
      </w:pPr>
      <w:r>
        <w:t>10.1 Authentication (Who you are)</w:t>
      </w:r>
    </w:p>
    <w:p w14:paraId="37F6DD2A" w14:textId="77777777" w:rsidR="009937CB" w:rsidRDefault="009937CB" w:rsidP="00DD5F3A">
      <w:pPr>
        <w:pStyle w:val="ListParagraph"/>
        <w:numPr>
          <w:ilvl w:val="0"/>
          <w:numId w:val="33"/>
        </w:numPr>
      </w:pPr>
      <w:r>
        <w:rPr>
          <w:rStyle w:val="Strong"/>
        </w:rPr>
        <w:t>Paths</w:t>
      </w:r>
    </w:p>
    <w:p w14:paraId="148F5E11" w14:textId="77777777" w:rsidR="009937CB" w:rsidRDefault="009937CB" w:rsidP="00DD5F3A">
      <w:pPr>
        <w:pStyle w:val="ListParagraph"/>
        <w:numPr>
          <w:ilvl w:val="1"/>
          <w:numId w:val="33"/>
        </w:numPr>
      </w:pPr>
      <w:r>
        <w:rPr>
          <w:rStyle w:val="Strong"/>
        </w:rPr>
        <w:t>Captures:</w:t>
      </w:r>
      <w:r>
        <w:t xml:space="preserve"> OIDC/SAML/LTI sign-in (Identity/LTI microservice).</w:t>
      </w:r>
    </w:p>
    <w:p w14:paraId="5B18626E" w14:textId="77777777" w:rsidR="009937CB" w:rsidRDefault="009937CB" w:rsidP="00DD5F3A">
      <w:pPr>
        <w:pStyle w:val="ListParagraph"/>
        <w:numPr>
          <w:ilvl w:val="1"/>
          <w:numId w:val="33"/>
        </w:numPr>
      </w:pPr>
      <w:r>
        <w:rPr>
          <w:rStyle w:val="Strong"/>
        </w:rPr>
        <w:t>Schoology:</w:t>
      </w:r>
      <w:r>
        <w:t xml:space="preserve"> LTI tab sign-in inside the LMS.</w:t>
      </w:r>
    </w:p>
    <w:p w14:paraId="5184EEE6" w14:textId="77777777" w:rsidR="009937CB" w:rsidRDefault="009937CB" w:rsidP="00DD5F3A">
      <w:pPr>
        <w:pStyle w:val="ListParagraph"/>
        <w:numPr>
          <w:ilvl w:val="0"/>
          <w:numId w:val="33"/>
        </w:numPr>
      </w:pPr>
      <w:r>
        <w:rPr>
          <w:rStyle w:val="Strong"/>
        </w:rPr>
        <w:t>Outcome</w:t>
      </w:r>
    </w:p>
    <w:p w14:paraId="73CDDEB2" w14:textId="77777777" w:rsidR="009937CB" w:rsidRDefault="009937CB" w:rsidP="00DD5F3A">
      <w:pPr>
        <w:pStyle w:val="ListParagraph"/>
        <w:numPr>
          <w:ilvl w:val="1"/>
          <w:numId w:val="33"/>
        </w:numPr>
      </w:pPr>
      <w:r>
        <w:t xml:space="preserve">Identity claims → </w:t>
      </w:r>
      <w:r>
        <w:rPr>
          <w:rStyle w:val="Strong"/>
        </w:rPr>
        <w:t>tenant (school)</w:t>
      </w:r>
      <w:r>
        <w:t xml:space="preserve"> + </w:t>
      </w:r>
      <w:r>
        <w:rPr>
          <w:rStyle w:val="Strong"/>
        </w:rPr>
        <w:t>role</w:t>
      </w:r>
      <w:r>
        <w:t xml:space="preserve"> resolved for the session.</w:t>
      </w:r>
    </w:p>
    <w:p w14:paraId="3BE53725" w14:textId="77777777" w:rsidR="009937CB" w:rsidRDefault="009937CB" w:rsidP="00DD5F3A">
      <w:pPr>
        <w:pStyle w:val="ListParagraph"/>
        <w:numPr>
          <w:ilvl w:val="0"/>
          <w:numId w:val="33"/>
        </w:numPr>
      </w:pPr>
      <w:r>
        <w:rPr>
          <w:rStyle w:val="Strong"/>
        </w:rPr>
        <w:t>Operator notes</w:t>
      </w:r>
    </w:p>
    <w:p w14:paraId="6381503E" w14:textId="77777777" w:rsidR="009937CB" w:rsidRDefault="009937CB" w:rsidP="00DD5F3A">
      <w:pPr>
        <w:pStyle w:val="ListParagraph"/>
        <w:numPr>
          <w:ilvl w:val="1"/>
          <w:numId w:val="33"/>
        </w:numPr>
      </w:pPr>
      <w:r w:rsidRPr="60ED76E5">
        <w:t xml:space="preserve">If sign-in </w:t>
      </w:r>
      <w:proofErr w:type="gramStart"/>
      <w:r w:rsidRPr="60ED76E5">
        <w:t>fails:</w:t>
      </w:r>
      <w:proofErr w:type="gramEnd"/>
      <w:r w:rsidRPr="60ED76E5">
        <w:t xml:space="preserve"> verify IdP config, LTI keys/secrets, and tenant mapping in the admin UI.</w:t>
      </w:r>
    </w:p>
    <w:p w14:paraId="72F05780" w14:textId="77777777" w:rsidR="009937CB" w:rsidRDefault="009937CB" w:rsidP="009937CB">
      <w:pPr>
        <w:pStyle w:val="Heading4"/>
      </w:pPr>
      <w:r>
        <w:lastRenderedPageBreak/>
        <w:t>10.2 Authorization &amp; RLS (What you can see)</w:t>
      </w:r>
    </w:p>
    <w:p w14:paraId="0959C8CF" w14:textId="77777777" w:rsidR="009937CB" w:rsidRDefault="009937CB" w:rsidP="00DD5F3A">
      <w:pPr>
        <w:pStyle w:val="ListParagraph"/>
        <w:numPr>
          <w:ilvl w:val="0"/>
          <w:numId w:val="34"/>
        </w:numPr>
      </w:pPr>
      <w:r>
        <w:rPr>
          <w:rStyle w:val="Strong"/>
        </w:rPr>
        <w:t>RLS mechanism</w:t>
      </w:r>
    </w:p>
    <w:p w14:paraId="547951B0" w14:textId="77777777" w:rsidR="009937CB" w:rsidRDefault="009937CB" w:rsidP="00DD5F3A">
      <w:pPr>
        <w:pStyle w:val="ListParagraph"/>
        <w:numPr>
          <w:ilvl w:val="1"/>
          <w:numId w:val="34"/>
        </w:numPr>
      </w:pPr>
      <w:r w:rsidRPr="60ED76E5">
        <w:rPr>
          <w:rStyle w:val="Strong"/>
        </w:rPr>
        <w:t>Roles table</w:t>
      </w:r>
      <w:r w:rsidRPr="60ED76E5">
        <w:t xml:space="preserve"> inside the dataset (manually maintained).</w:t>
      </w:r>
    </w:p>
    <w:p w14:paraId="4D3FB862" w14:textId="77777777" w:rsidR="009937CB" w:rsidRDefault="009937CB" w:rsidP="00DD5F3A">
      <w:pPr>
        <w:pStyle w:val="ListParagraph"/>
        <w:numPr>
          <w:ilvl w:val="1"/>
          <w:numId w:val="34"/>
        </w:numPr>
      </w:pPr>
      <w:r w:rsidRPr="60ED76E5">
        <w:rPr>
          <w:rStyle w:val="Strong"/>
        </w:rPr>
        <w:t>DAX</w:t>
      </w:r>
      <w:r w:rsidRPr="60ED76E5">
        <w:t xml:space="preserve"> uses identity (e.g., </w:t>
      </w:r>
      <w:proofErr w:type="gramStart"/>
      <w:r w:rsidRPr="60ED76E5">
        <w:rPr>
          <w:rStyle w:val="HTMLCode"/>
          <w:rFonts w:eastAsiaTheme="majorEastAsia"/>
        </w:rPr>
        <w:t>USERPRINCIPALNAME(</w:t>
      </w:r>
      <w:proofErr w:type="gramEnd"/>
      <w:r w:rsidRPr="60ED76E5">
        <w:rPr>
          <w:rStyle w:val="HTMLCode"/>
          <w:rFonts w:eastAsiaTheme="majorEastAsia"/>
        </w:rPr>
        <w:t>)</w:t>
      </w:r>
      <w:r w:rsidRPr="60ED76E5">
        <w:t xml:space="preserve">) to look up </w:t>
      </w:r>
      <w:proofErr w:type="spellStart"/>
      <w:r w:rsidRPr="60ED76E5">
        <w:rPr>
          <w:rStyle w:val="HTMLCode"/>
          <w:rFonts w:eastAsiaTheme="majorEastAsia"/>
        </w:rPr>
        <w:t>school_id</w:t>
      </w:r>
      <w:proofErr w:type="spellEnd"/>
      <w:r w:rsidRPr="60ED76E5">
        <w:t>/role and filter rows.</w:t>
      </w:r>
    </w:p>
    <w:p w14:paraId="20917393" w14:textId="77777777" w:rsidR="009937CB" w:rsidRDefault="009937CB" w:rsidP="00DD5F3A">
      <w:pPr>
        <w:pStyle w:val="ListParagraph"/>
        <w:numPr>
          <w:ilvl w:val="0"/>
          <w:numId w:val="34"/>
        </w:numPr>
      </w:pPr>
      <w:r>
        <w:rPr>
          <w:rStyle w:val="Strong"/>
        </w:rPr>
        <w:t>Role types</w:t>
      </w:r>
    </w:p>
    <w:p w14:paraId="070B9E6E" w14:textId="77777777" w:rsidR="009937CB" w:rsidRDefault="009937CB" w:rsidP="00DD5F3A">
      <w:pPr>
        <w:pStyle w:val="ListParagraph"/>
        <w:numPr>
          <w:ilvl w:val="1"/>
          <w:numId w:val="34"/>
        </w:numPr>
      </w:pPr>
      <w:r>
        <w:rPr>
          <w:rStyle w:val="Strong"/>
        </w:rPr>
        <w:t>Admin:</w:t>
      </w:r>
      <w:r>
        <w:t xml:space="preserve"> broad access (can view teacher/student names).</w:t>
      </w:r>
    </w:p>
    <w:p w14:paraId="63C99523" w14:textId="77777777" w:rsidR="009937CB" w:rsidRDefault="009937CB" w:rsidP="00DD5F3A">
      <w:pPr>
        <w:pStyle w:val="ListParagraph"/>
        <w:numPr>
          <w:ilvl w:val="1"/>
          <w:numId w:val="34"/>
        </w:numPr>
      </w:pPr>
      <w:r>
        <w:rPr>
          <w:rStyle w:val="Strong"/>
        </w:rPr>
        <w:t>Teacher/Student:</w:t>
      </w:r>
      <w:r>
        <w:t xml:space="preserve"> restricted to their scope; cannot see other identities.</w:t>
      </w:r>
    </w:p>
    <w:p w14:paraId="476B3BE0" w14:textId="77777777" w:rsidR="009937CB" w:rsidRDefault="009937CB" w:rsidP="00DD5F3A">
      <w:pPr>
        <w:pStyle w:val="ListParagraph"/>
        <w:numPr>
          <w:ilvl w:val="0"/>
          <w:numId w:val="34"/>
        </w:numPr>
      </w:pPr>
      <w:r>
        <w:rPr>
          <w:rStyle w:val="Strong"/>
        </w:rPr>
        <w:t>Token generation</w:t>
      </w:r>
    </w:p>
    <w:p w14:paraId="77E4EA3F" w14:textId="77777777" w:rsidR="009937CB" w:rsidRDefault="009937CB" w:rsidP="00DD5F3A">
      <w:pPr>
        <w:pStyle w:val="ListParagraph"/>
        <w:numPr>
          <w:ilvl w:val="1"/>
          <w:numId w:val="34"/>
        </w:numPr>
      </w:pPr>
      <w:proofErr w:type="spellStart"/>
      <w:r>
        <w:rPr>
          <w:rStyle w:val="Strong"/>
        </w:rPr>
        <w:t>ReportService</w:t>
      </w:r>
      <w:proofErr w:type="spellEnd"/>
      <w:r>
        <w:t xml:space="preserve"> (back-end) calls </w:t>
      </w:r>
      <w:r>
        <w:rPr>
          <w:rStyle w:val="Strong"/>
        </w:rPr>
        <w:t>Power BI REST API</w:t>
      </w:r>
      <w:r>
        <w:t xml:space="preserve"> with </w:t>
      </w:r>
      <w:proofErr w:type="spellStart"/>
      <w:r>
        <w:rPr>
          <w:rStyle w:val="Strong"/>
        </w:rPr>
        <w:t>EdvanceLS</w:t>
      </w:r>
      <w:proofErr w:type="spellEnd"/>
      <w:r>
        <w:t xml:space="preserve"> service </w:t>
      </w:r>
      <w:proofErr w:type="gramStart"/>
      <w:r>
        <w:t>principal</w:t>
      </w:r>
      <w:proofErr w:type="gramEnd"/>
      <w:r>
        <w:t>.</w:t>
      </w:r>
    </w:p>
    <w:p w14:paraId="23FB65FB" w14:textId="77777777" w:rsidR="009937CB" w:rsidRDefault="009937CB" w:rsidP="00DD5F3A">
      <w:pPr>
        <w:pStyle w:val="ListParagraph"/>
        <w:numPr>
          <w:ilvl w:val="1"/>
          <w:numId w:val="34"/>
        </w:numPr>
      </w:pPr>
      <w:r>
        <w:t xml:space="preserve">A </w:t>
      </w:r>
      <w:r>
        <w:rPr>
          <w:rStyle w:val="Strong"/>
        </w:rPr>
        <w:t xml:space="preserve">short-lived </w:t>
      </w:r>
      <w:proofErr w:type="gramStart"/>
      <w:r>
        <w:rPr>
          <w:rStyle w:val="Strong"/>
        </w:rPr>
        <w:t>embed</w:t>
      </w:r>
      <w:proofErr w:type="gramEnd"/>
      <w:r>
        <w:rPr>
          <w:rStyle w:val="Strong"/>
        </w:rPr>
        <w:t xml:space="preserve"> token</w:t>
      </w:r>
      <w:r>
        <w:t xml:space="preserve"> is returned with the appropriate role and applied at render time.</w:t>
      </w:r>
    </w:p>
    <w:p w14:paraId="7E8401A8" w14:textId="77777777" w:rsidR="009937CB" w:rsidRDefault="009937CB" w:rsidP="00DD5F3A">
      <w:pPr>
        <w:pStyle w:val="ListParagraph"/>
        <w:numPr>
          <w:ilvl w:val="0"/>
          <w:numId w:val="34"/>
        </w:numPr>
      </w:pPr>
      <w:r>
        <w:rPr>
          <w:rStyle w:val="Strong"/>
        </w:rPr>
        <w:t>Operator notes</w:t>
      </w:r>
    </w:p>
    <w:p w14:paraId="29408211" w14:textId="77777777" w:rsidR="009937CB" w:rsidRDefault="009937CB" w:rsidP="00DD5F3A">
      <w:pPr>
        <w:pStyle w:val="ListParagraph"/>
        <w:numPr>
          <w:ilvl w:val="1"/>
          <w:numId w:val="34"/>
        </w:numPr>
      </w:pPr>
      <w:r>
        <w:t>Use PBI “View As” (or service admin test) to validate RLS before go-live.</w:t>
      </w:r>
    </w:p>
    <w:p w14:paraId="2ACA9FB7" w14:textId="77777777" w:rsidR="009937CB" w:rsidRDefault="009937CB" w:rsidP="00DD5F3A">
      <w:pPr>
        <w:pStyle w:val="ListParagraph"/>
        <w:numPr>
          <w:ilvl w:val="1"/>
          <w:numId w:val="34"/>
        </w:numPr>
      </w:pPr>
      <w:r>
        <w:t>If a user sees extra data, break-glass (below) and fix role mapping immediately.</w:t>
      </w:r>
    </w:p>
    <w:p w14:paraId="3A5E0BA5" w14:textId="77777777" w:rsidR="009937CB" w:rsidRDefault="009937CB" w:rsidP="009937CB">
      <w:pPr>
        <w:pStyle w:val="Heading4"/>
      </w:pPr>
      <w:r>
        <w:t>10.3 Tenant Isolation</w:t>
      </w:r>
    </w:p>
    <w:p w14:paraId="44F17C74" w14:textId="77777777" w:rsidR="009937CB" w:rsidRDefault="009937CB" w:rsidP="00DD5F3A">
      <w:pPr>
        <w:pStyle w:val="ListParagraph"/>
        <w:numPr>
          <w:ilvl w:val="0"/>
          <w:numId w:val="35"/>
        </w:numPr>
      </w:pPr>
      <w:r>
        <w:rPr>
          <w:rStyle w:val="Strong"/>
        </w:rPr>
        <w:t>Per-school workspace</w:t>
      </w:r>
    </w:p>
    <w:p w14:paraId="7F403ADD" w14:textId="77777777" w:rsidR="009937CB" w:rsidRDefault="009937CB" w:rsidP="00DD5F3A">
      <w:pPr>
        <w:pStyle w:val="ListParagraph"/>
        <w:numPr>
          <w:ilvl w:val="1"/>
          <w:numId w:val="35"/>
        </w:numPr>
      </w:pPr>
      <w:r>
        <w:t xml:space="preserve">Each school has its </w:t>
      </w:r>
      <w:r>
        <w:rPr>
          <w:rStyle w:val="Strong"/>
        </w:rPr>
        <w:t>own Power BI workspace</w:t>
      </w:r>
      <w:r>
        <w:t>; datasets/reports are not shared across tenants.</w:t>
      </w:r>
    </w:p>
    <w:p w14:paraId="5E1F307C" w14:textId="77777777" w:rsidR="009937CB" w:rsidRDefault="009937CB" w:rsidP="00DD5F3A">
      <w:pPr>
        <w:pStyle w:val="ListParagraph"/>
        <w:numPr>
          <w:ilvl w:val="0"/>
          <w:numId w:val="35"/>
        </w:numPr>
      </w:pPr>
      <w:r>
        <w:rPr>
          <w:rStyle w:val="Strong"/>
        </w:rPr>
        <w:t>Workspace mapping</w:t>
      </w:r>
    </w:p>
    <w:p w14:paraId="6D93FD28" w14:textId="77777777" w:rsidR="009937CB" w:rsidRDefault="009937CB" w:rsidP="00DD5F3A">
      <w:pPr>
        <w:pStyle w:val="ListParagraph"/>
        <w:numPr>
          <w:ilvl w:val="1"/>
          <w:numId w:val="35"/>
        </w:numPr>
      </w:pPr>
      <w:r>
        <w:t xml:space="preserve">Backend </w:t>
      </w:r>
      <w:r>
        <w:rPr>
          <w:rStyle w:val="Strong"/>
        </w:rPr>
        <w:t>config table</w:t>
      </w:r>
      <w:r>
        <w:t xml:space="preserve"> maps </w:t>
      </w:r>
      <w:r>
        <w:rPr>
          <w:rStyle w:val="Strong"/>
        </w:rPr>
        <w:t xml:space="preserve">school → </w:t>
      </w:r>
      <w:proofErr w:type="spellStart"/>
      <w:r>
        <w:rPr>
          <w:rStyle w:val="Strong"/>
        </w:rPr>
        <w:t>workspaceId</w:t>
      </w:r>
      <w:proofErr w:type="spellEnd"/>
      <w:r>
        <w:t xml:space="preserve">; used by </w:t>
      </w:r>
      <w:proofErr w:type="spellStart"/>
      <w:r>
        <w:t>ReportService</w:t>
      </w:r>
      <w:proofErr w:type="spellEnd"/>
      <w:r>
        <w:t xml:space="preserve"> at runtime.</w:t>
      </w:r>
    </w:p>
    <w:p w14:paraId="6163C7E3" w14:textId="77777777" w:rsidR="009937CB" w:rsidRDefault="009937CB" w:rsidP="00DD5F3A">
      <w:pPr>
        <w:pStyle w:val="ListParagraph"/>
        <w:numPr>
          <w:ilvl w:val="0"/>
          <w:numId w:val="35"/>
        </w:numPr>
      </w:pPr>
      <w:r>
        <w:rPr>
          <w:rStyle w:val="Strong"/>
        </w:rPr>
        <w:t>Captures admin</w:t>
      </w:r>
    </w:p>
    <w:p w14:paraId="4BF84015" w14:textId="77777777" w:rsidR="009937CB" w:rsidRDefault="009937CB" w:rsidP="00DD5F3A">
      <w:pPr>
        <w:pStyle w:val="ListParagraph"/>
        <w:numPr>
          <w:ilvl w:val="1"/>
          <w:numId w:val="35"/>
        </w:numPr>
      </w:pPr>
      <w:r>
        <w:t xml:space="preserve">Tenant creation, user assignment, and workspace links are </w:t>
      </w:r>
      <w:r>
        <w:rPr>
          <w:rStyle w:val="Strong"/>
        </w:rPr>
        <w:t>UI-driven</w:t>
      </w:r>
      <w:r>
        <w:t xml:space="preserve"> and </w:t>
      </w:r>
      <w:r>
        <w:rPr>
          <w:rStyle w:val="Strong"/>
        </w:rPr>
        <w:t>audit-logged</w:t>
      </w:r>
      <w:r>
        <w:t>.</w:t>
      </w:r>
    </w:p>
    <w:p w14:paraId="0DBF3FB2" w14:textId="77777777" w:rsidR="009937CB" w:rsidRDefault="009937CB" w:rsidP="009937CB">
      <w:pPr>
        <w:pStyle w:val="Heading4"/>
      </w:pPr>
      <w:r>
        <w:t>10.4 Data Protection &amp; Privacy</w:t>
      </w:r>
    </w:p>
    <w:p w14:paraId="7CFB4FE0" w14:textId="77777777" w:rsidR="009937CB" w:rsidRDefault="009937CB" w:rsidP="00DD5F3A">
      <w:pPr>
        <w:pStyle w:val="ListParagraph"/>
        <w:numPr>
          <w:ilvl w:val="0"/>
          <w:numId w:val="36"/>
        </w:numPr>
      </w:pPr>
      <w:r>
        <w:rPr>
          <w:rStyle w:val="Strong"/>
        </w:rPr>
        <w:t>At rest</w:t>
      </w:r>
    </w:p>
    <w:p w14:paraId="503437C4" w14:textId="77777777" w:rsidR="009937CB" w:rsidRDefault="009937CB" w:rsidP="00DD5F3A">
      <w:pPr>
        <w:pStyle w:val="ListParagraph"/>
        <w:numPr>
          <w:ilvl w:val="1"/>
          <w:numId w:val="36"/>
        </w:numPr>
      </w:pPr>
      <w:r>
        <w:t xml:space="preserve">Analytical outputs are </w:t>
      </w:r>
      <w:r>
        <w:rPr>
          <w:rStyle w:val="Strong"/>
        </w:rPr>
        <w:t>Delta tables</w:t>
      </w:r>
      <w:r>
        <w:t xml:space="preserve">; production data lives in </w:t>
      </w:r>
      <w:r>
        <w:rPr>
          <w:rStyle w:val="Strong"/>
        </w:rPr>
        <w:t>ADLS Gen2</w:t>
      </w:r>
      <w:r>
        <w:t xml:space="preserve"> / Synapse </w:t>
      </w:r>
      <w:proofErr w:type="spellStart"/>
      <w:r>
        <w:t>DBs.</w:t>
      </w:r>
      <w:proofErr w:type="spellEnd"/>
    </w:p>
    <w:p w14:paraId="7E4C298C" w14:textId="77777777" w:rsidR="009937CB" w:rsidRDefault="009937CB" w:rsidP="00DD5F3A">
      <w:pPr>
        <w:pStyle w:val="ListParagraph"/>
        <w:numPr>
          <w:ilvl w:val="1"/>
          <w:numId w:val="36"/>
        </w:numPr>
      </w:pPr>
      <w:r w:rsidRPr="009937CB">
        <w:rPr>
          <w:b/>
          <w:bCs/>
        </w:rPr>
        <w:t>Pseudonymized/hash cubes</w:t>
      </w:r>
      <w:r>
        <w:t xml:space="preserve"> produced for the sandbox report (no PII).</w:t>
      </w:r>
    </w:p>
    <w:p w14:paraId="4AE2EDC6" w14:textId="77777777" w:rsidR="009937CB" w:rsidRDefault="009937CB" w:rsidP="00DD5F3A">
      <w:pPr>
        <w:pStyle w:val="ListParagraph"/>
        <w:numPr>
          <w:ilvl w:val="0"/>
          <w:numId w:val="36"/>
        </w:numPr>
      </w:pPr>
      <w:r>
        <w:rPr>
          <w:rStyle w:val="Strong"/>
        </w:rPr>
        <w:t>In transit</w:t>
      </w:r>
    </w:p>
    <w:p w14:paraId="7EC89FF7" w14:textId="77777777" w:rsidR="009937CB" w:rsidRDefault="009937CB" w:rsidP="00DD5F3A">
      <w:pPr>
        <w:pStyle w:val="ListParagraph"/>
        <w:numPr>
          <w:ilvl w:val="1"/>
          <w:numId w:val="36"/>
        </w:numPr>
      </w:pPr>
      <w:r>
        <w:t>All app/service communication over TLS (HTTPS).</w:t>
      </w:r>
    </w:p>
    <w:p w14:paraId="71ADBB2B" w14:textId="77777777" w:rsidR="009937CB" w:rsidRDefault="009937CB" w:rsidP="00DD5F3A">
      <w:pPr>
        <w:pStyle w:val="ListParagraph"/>
        <w:numPr>
          <w:ilvl w:val="0"/>
          <w:numId w:val="36"/>
        </w:numPr>
      </w:pPr>
      <w:r>
        <w:rPr>
          <w:rStyle w:val="Strong"/>
        </w:rPr>
        <w:t>PII boundaries</w:t>
      </w:r>
    </w:p>
    <w:p w14:paraId="30F244F4" w14:textId="77777777" w:rsidR="009937CB" w:rsidRDefault="009937CB" w:rsidP="00DD5F3A">
      <w:pPr>
        <w:pStyle w:val="ListParagraph"/>
        <w:numPr>
          <w:ilvl w:val="1"/>
          <w:numId w:val="36"/>
        </w:numPr>
      </w:pPr>
      <w:r>
        <w:t>Student/teacher identifiers restricted to necessary datasets; sandbox uses hashed IDs.</w:t>
      </w:r>
    </w:p>
    <w:p w14:paraId="594C0082" w14:textId="77777777" w:rsidR="009937CB" w:rsidRDefault="009937CB" w:rsidP="00DD5F3A">
      <w:pPr>
        <w:pStyle w:val="ListParagraph"/>
        <w:numPr>
          <w:ilvl w:val="0"/>
          <w:numId w:val="36"/>
        </w:numPr>
      </w:pPr>
      <w:r>
        <w:rPr>
          <w:rStyle w:val="Strong"/>
        </w:rPr>
        <w:t>Operator notes</w:t>
      </w:r>
    </w:p>
    <w:p w14:paraId="53BC5A16" w14:textId="77777777" w:rsidR="009937CB" w:rsidRDefault="009937CB" w:rsidP="00DD5F3A">
      <w:pPr>
        <w:pStyle w:val="ListParagraph"/>
        <w:numPr>
          <w:ilvl w:val="1"/>
          <w:numId w:val="36"/>
        </w:numPr>
      </w:pPr>
      <w:r>
        <w:t xml:space="preserve">If sharing sample data externally, use </w:t>
      </w:r>
      <w:r w:rsidRPr="009937CB">
        <w:rPr>
          <w:b/>
          <w:bCs/>
        </w:rPr>
        <w:t>hash cubes</w:t>
      </w:r>
      <w:r>
        <w:t xml:space="preserve"> only.</w:t>
      </w:r>
    </w:p>
    <w:p w14:paraId="7BD8D62E" w14:textId="77777777" w:rsidR="009937CB" w:rsidRDefault="009937CB" w:rsidP="009937CB">
      <w:pPr>
        <w:pStyle w:val="Heading4"/>
      </w:pPr>
      <w:r>
        <w:lastRenderedPageBreak/>
        <w:t>10.5 Secrets &amp; Access to Cloud Resources</w:t>
      </w:r>
    </w:p>
    <w:p w14:paraId="489D9AE5" w14:textId="77777777" w:rsidR="009937CB" w:rsidRDefault="009937CB" w:rsidP="00DD5F3A">
      <w:pPr>
        <w:pStyle w:val="ListParagraph"/>
        <w:numPr>
          <w:ilvl w:val="0"/>
          <w:numId w:val="37"/>
        </w:numPr>
      </w:pPr>
      <w:r>
        <w:rPr>
          <w:rStyle w:val="Strong"/>
        </w:rPr>
        <w:t>Service principal</w:t>
      </w:r>
    </w:p>
    <w:p w14:paraId="614C2A84" w14:textId="77777777" w:rsidR="009937CB" w:rsidRDefault="009937CB" w:rsidP="00DD5F3A">
      <w:pPr>
        <w:pStyle w:val="ListParagraph"/>
        <w:numPr>
          <w:ilvl w:val="1"/>
          <w:numId w:val="37"/>
        </w:numPr>
      </w:pPr>
      <w:proofErr w:type="spellStart"/>
      <w:r>
        <w:rPr>
          <w:rStyle w:val="Strong"/>
        </w:rPr>
        <w:t>EdvanceLS</w:t>
      </w:r>
      <w:proofErr w:type="spellEnd"/>
      <w:r>
        <w:t xml:space="preserve"> holds Power BI API permissions; used only by back-end services.</w:t>
      </w:r>
    </w:p>
    <w:p w14:paraId="4207F64D" w14:textId="77777777" w:rsidR="009937CB" w:rsidRDefault="009937CB" w:rsidP="00DD5F3A">
      <w:pPr>
        <w:pStyle w:val="ListParagraph"/>
        <w:numPr>
          <w:ilvl w:val="0"/>
          <w:numId w:val="37"/>
        </w:numPr>
      </w:pPr>
      <w:r>
        <w:rPr>
          <w:rStyle w:val="Strong"/>
        </w:rPr>
        <w:t>Power Automate secrets</w:t>
      </w:r>
    </w:p>
    <w:p w14:paraId="4680B479" w14:textId="77777777" w:rsidR="009937CB" w:rsidRPr="009937CB" w:rsidRDefault="009937CB" w:rsidP="00DD5F3A">
      <w:pPr>
        <w:pStyle w:val="ListParagraph"/>
        <w:numPr>
          <w:ilvl w:val="1"/>
          <w:numId w:val="37"/>
        </w:numPr>
        <w:rPr>
          <w:rStyle w:val="Strong"/>
          <w:b w:val="0"/>
          <w:bCs w:val="0"/>
        </w:rPr>
      </w:pPr>
      <w:r w:rsidRPr="009937CB">
        <w:rPr>
          <w:rStyle w:val="Strong"/>
          <w:b w:val="0"/>
          <w:bCs w:val="0"/>
        </w:rPr>
        <w:t xml:space="preserve">Schoology API creds + Blob SAS tokens in </w:t>
      </w:r>
      <w:r w:rsidRPr="009937CB">
        <w:rPr>
          <w:rStyle w:val="Strong"/>
        </w:rPr>
        <w:t>Connection References</w:t>
      </w:r>
      <w:r w:rsidRPr="009937CB">
        <w:rPr>
          <w:rStyle w:val="Strong"/>
          <w:b w:val="0"/>
          <w:bCs w:val="0"/>
        </w:rPr>
        <w:t xml:space="preserve"> (encrypted).</w:t>
      </w:r>
    </w:p>
    <w:p w14:paraId="52987141" w14:textId="77777777" w:rsidR="009937CB" w:rsidRDefault="009937CB" w:rsidP="00DD5F3A">
      <w:pPr>
        <w:pStyle w:val="ListParagraph"/>
        <w:numPr>
          <w:ilvl w:val="0"/>
          <w:numId w:val="37"/>
        </w:numPr>
      </w:pPr>
      <w:r>
        <w:rPr>
          <w:rStyle w:val="Strong"/>
        </w:rPr>
        <w:t>App/microservice secrets</w:t>
      </w:r>
    </w:p>
    <w:p w14:paraId="3D3DA8A6" w14:textId="77777777" w:rsidR="009937CB" w:rsidRPr="009937CB" w:rsidRDefault="009937CB" w:rsidP="00DD5F3A">
      <w:pPr>
        <w:pStyle w:val="ListParagraph"/>
        <w:numPr>
          <w:ilvl w:val="1"/>
          <w:numId w:val="37"/>
        </w:numPr>
        <w:rPr>
          <w:rStyle w:val="Strong"/>
          <w:b w:val="0"/>
          <w:bCs w:val="0"/>
        </w:rPr>
      </w:pPr>
      <w:r w:rsidRPr="009937CB">
        <w:rPr>
          <w:rStyle w:val="Strong"/>
          <w:b w:val="0"/>
          <w:bCs w:val="0"/>
        </w:rPr>
        <w:t xml:space="preserve">Stored via environment config; confirm </w:t>
      </w:r>
      <w:r w:rsidRPr="009937CB">
        <w:rPr>
          <w:rStyle w:val="Strong"/>
        </w:rPr>
        <w:t>Azure Key Vault</w:t>
      </w:r>
      <w:r w:rsidRPr="009937CB">
        <w:rPr>
          <w:rStyle w:val="Strong"/>
          <w:b w:val="0"/>
          <w:bCs w:val="0"/>
        </w:rPr>
        <w:t xml:space="preserve"> usage and rotation SOP.</w:t>
      </w:r>
    </w:p>
    <w:p w14:paraId="017BC093" w14:textId="77777777" w:rsidR="009937CB" w:rsidRDefault="009937CB" w:rsidP="00DD5F3A">
      <w:pPr>
        <w:pStyle w:val="ListParagraph"/>
        <w:numPr>
          <w:ilvl w:val="0"/>
          <w:numId w:val="37"/>
        </w:numPr>
      </w:pPr>
      <w:r>
        <w:rPr>
          <w:rStyle w:val="Strong"/>
        </w:rPr>
        <w:t>Operator notes</w:t>
      </w:r>
    </w:p>
    <w:p w14:paraId="039779D5" w14:textId="77777777" w:rsidR="009937CB" w:rsidRPr="009937CB" w:rsidRDefault="009937CB" w:rsidP="00DD5F3A">
      <w:pPr>
        <w:pStyle w:val="ListParagraph"/>
        <w:numPr>
          <w:ilvl w:val="1"/>
          <w:numId w:val="37"/>
        </w:numPr>
        <w:rPr>
          <w:rStyle w:val="Strong"/>
          <w:b w:val="0"/>
          <w:bCs w:val="0"/>
        </w:rPr>
      </w:pPr>
      <w:r w:rsidRPr="009937CB">
        <w:rPr>
          <w:rStyle w:val="Strong"/>
          <w:b w:val="0"/>
          <w:bCs w:val="0"/>
        </w:rPr>
        <w:t>Track credential rotation dates; restrict who can read connection references and app settings.</w:t>
      </w:r>
    </w:p>
    <w:p w14:paraId="65299D38" w14:textId="77777777" w:rsidR="009937CB" w:rsidRDefault="009937CB" w:rsidP="009937CB">
      <w:pPr>
        <w:pStyle w:val="Heading4"/>
      </w:pPr>
      <w:r>
        <w:t>10.6 Logging, Auditing, and Monitoring (security-relevant)</w:t>
      </w:r>
    </w:p>
    <w:p w14:paraId="08816591" w14:textId="77777777" w:rsidR="009937CB" w:rsidRDefault="009937CB" w:rsidP="00DD5F3A">
      <w:pPr>
        <w:pStyle w:val="ListParagraph"/>
        <w:numPr>
          <w:ilvl w:val="0"/>
          <w:numId w:val="38"/>
        </w:numPr>
      </w:pPr>
      <w:r>
        <w:rPr>
          <w:rStyle w:val="Strong"/>
        </w:rPr>
        <w:t>Application logs</w:t>
      </w:r>
    </w:p>
    <w:p w14:paraId="67221555" w14:textId="77777777" w:rsidR="009937CB" w:rsidRDefault="009937CB" w:rsidP="00DD5F3A">
      <w:pPr>
        <w:pStyle w:val="ListParagraph"/>
        <w:numPr>
          <w:ilvl w:val="1"/>
          <w:numId w:val="38"/>
        </w:numPr>
      </w:pPr>
      <w:r>
        <w:t>Captures/microservices → SQL + Azure Monitor/App Insights (log retention TBD).</w:t>
      </w:r>
    </w:p>
    <w:p w14:paraId="21995DC9" w14:textId="77777777" w:rsidR="009937CB" w:rsidRDefault="009937CB" w:rsidP="00DD5F3A">
      <w:pPr>
        <w:pStyle w:val="ListParagraph"/>
        <w:numPr>
          <w:ilvl w:val="0"/>
          <w:numId w:val="38"/>
        </w:numPr>
      </w:pPr>
      <w:r>
        <w:rPr>
          <w:rStyle w:val="Strong"/>
        </w:rPr>
        <w:t>Audit logs</w:t>
      </w:r>
    </w:p>
    <w:p w14:paraId="13AF9DD2" w14:textId="77777777" w:rsidR="009937CB" w:rsidRDefault="009937CB" w:rsidP="00DD5F3A">
      <w:pPr>
        <w:pStyle w:val="ListParagraph"/>
        <w:numPr>
          <w:ilvl w:val="1"/>
          <w:numId w:val="38"/>
        </w:numPr>
      </w:pPr>
      <w:r w:rsidRPr="009937CB">
        <w:rPr>
          <w:b/>
          <w:bCs/>
        </w:rPr>
        <w:t>All admin actions</w:t>
      </w:r>
      <w:r>
        <w:t xml:space="preserve"> (tenant/role/workspace changes) are recorded in DB.</w:t>
      </w:r>
    </w:p>
    <w:p w14:paraId="534644CC" w14:textId="77777777" w:rsidR="009937CB" w:rsidRDefault="009937CB" w:rsidP="00DD5F3A">
      <w:pPr>
        <w:pStyle w:val="ListParagraph"/>
        <w:numPr>
          <w:ilvl w:val="0"/>
          <w:numId w:val="38"/>
        </w:numPr>
      </w:pPr>
      <w:r>
        <w:rPr>
          <w:rStyle w:val="Strong"/>
        </w:rPr>
        <w:t>Background jobs</w:t>
      </w:r>
    </w:p>
    <w:p w14:paraId="49CA3933" w14:textId="77777777" w:rsidR="009937CB" w:rsidRDefault="009937CB" w:rsidP="00DD5F3A">
      <w:pPr>
        <w:pStyle w:val="ListParagraph"/>
        <w:numPr>
          <w:ilvl w:val="1"/>
          <w:numId w:val="38"/>
        </w:numPr>
      </w:pPr>
      <w:r w:rsidRPr="009937CB">
        <w:rPr>
          <w:b/>
          <w:bCs/>
        </w:rPr>
        <w:t>RabbitMQ</w:t>
      </w:r>
      <w:r>
        <w:t xml:space="preserve"> dashboard shows job status; failed ops can be inspected/retried.</w:t>
      </w:r>
    </w:p>
    <w:p w14:paraId="6E01335D" w14:textId="77777777" w:rsidR="009937CB" w:rsidRDefault="009937CB" w:rsidP="00DD5F3A">
      <w:pPr>
        <w:pStyle w:val="ListParagraph"/>
        <w:numPr>
          <w:ilvl w:val="0"/>
          <w:numId w:val="38"/>
        </w:numPr>
      </w:pPr>
      <w:r>
        <w:rPr>
          <w:rStyle w:val="Strong"/>
        </w:rPr>
        <w:t>Power BI</w:t>
      </w:r>
    </w:p>
    <w:p w14:paraId="3F1C6ED2" w14:textId="77777777" w:rsidR="009937CB" w:rsidRDefault="009937CB" w:rsidP="00DD5F3A">
      <w:pPr>
        <w:pStyle w:val="ListParagraph"/>
        <w:numPr>
          <w:ilvl w:val="1"/>
          <w:numId w:val="38"/>
        </w:numPr>
      </w:pPr>
      <w:r>
        <w:t>Service logs for embed errors and dataset refresh histories.</w:t>
      </w:r>
    </w:p>
    <w:p w14:paraId="40D447D4" w14:textId="77777777" w:rsidR="009937CB" w:rsidRDefault="009937CB" w:rsidP="00DD5F3A">
      <w:pPr>
        <w:pStyle w:val="ListParagraph"/>
        <w:numPr>
          <w:ilvl w:val="0"/>
          <w:numId w:val="38"/>
        </w:numPr>
      </w:pPr>
      <w:r>
        <w:rPr>
          <w:rStyle w:val="Strong"/>
        </w:rPr>
        <w:t>Operator notes</w:t>
      </w:r>
    </w:p>
    <w:p w14:paraId="2AD46C2E" w14:textId="77777777" w:rsidR="009937CB" w:rsidRDefault="009937CB" w:rsidP="00DD5F3A">
      <w:pPr>
        <w:pStyle w:val="ListParagraph"/>
        <w:numPr>
          <w:ilvl w:val="1"/>
          <w:numId w:val="38"/>
        </w:numPr>
      </w:pPr>
      <w:r>
        <w:t>Maintain daily/weekly checks (runbook) and enable email alerts on failures where supported.</w:t>
      </w:r>
    </w:p>
    <w:p w14:paraId="3246E439" w14:textId="77777777" w:rsidR="009937CB" w:rsidRDefault="009937CB" w:rsidP="009937CB">
      <w:pPr>
        <w:pStyle w:val="Heading4"/>
      </w:pPr>
      <w:r>
        <w:t>10.7 Break-Glass Procedures (Immediate containment)</w:t>
      </w:r>
    </w:p>
    <w:p w14:paraId="64AE2B6F" w14:textId="77777777" w:rsidR="009937CB" w:rsidRDefault="009937CB" w:rsidP="00DD5F3A">
      <w:pPr>
        <w:pStyle w:val="ListParagraph"/>
        <w:numPr>
          <w:ilvl w:val="0"/>
          <w:numId w:val="39"/>
        </w:numPr>
      </w:pPr>
      <w:r>
        <w:rPr>
          <w:rStyle w:val="Strong"/>
        </w:rPr>
        <w:t>Containment options</w:t>
      </w:r>
    </w:p>
    <w:p w14:paraId="08C51B2B" w14:textId="77777777" w:rsidR="009937CB" w:rsidRDefault="009937CB" w:rsidP="00DD5F3A">
      <w:pPr>
        <w:pStyle w:val="ListParagraph"/>
        <w:numPr>
          <w:ilvl w:val="1"/>
          <w:numId w:val="39"/>
        </w:numPr>
      </w:pPr>
      <w:r>
        <w:rPr>
          <w:rStyle w:val="Strong"/>
        </w:rPr>
        <w:t>Disable embedding</w:t>
      </w:r>
      <w:r>
        <w:t xml:space="preserve"> for the affected tenant in Captures.</w:t>
      </w:r>
    </w:p>
    <w:p w14:paraId="0CAFEBEF" w14:textId="77777777" w:rsidR="009937CB" w:rsidRDefault="009937CB" w:rsidP="00DD5F3A">
      <w:pPr>
        <w:pStyle w:val="ListParagraph"/>
        <w:numPr>
          <w:ilvl w:val="1"/>
          <w:numId w:val="39"/>
        </w:numPr>
      </w:pPr>
      <w:r>
        <w:rPr>
          <w:rStyle w:val="Strong"/>
        </w:rPr>
        <w:t>Remove/disable workspace binding</w:t>
      </w:r>
      <w:r>
        <w:t xml:space="preserve"> (school ↔ workspace mapping) in the config DB.</w:t>
      </w:r>
    </w:p>
    <w:p w14:paraId="53FAE2D9" w14:textId="77777777" w:rsidR="009937CB" w:rsidRDefault="009937CB" w:rsidP="00DD5F3A">
      <w:pPr>
        <w:pStyle w:val="ListParagraph"/>
        <w:numPr>
          <w:ilvl w:val="1"/>
          <w:numId w:val="39"/>
        </w:numPr>
      </w:pPr>
      <w:r w:rsidRPr="60ED76E5">
        <w:t>Re-enable only after role mapping/RLS fixes are validated.</w:t>
      </w:r>
    </w:p>
    <w:p w14:paraId="5ADD936B" w14:textId="77777777" w:rsidR="009937CB" w:rsidRDefault="009937CB" w:rsidP="00DD5F3A">
      <w:pPr>
        <w:pStyle w:val="ListParagraph"/>
        <w:numPr>
          <w:ilvl w:val="0"/>
          <w:numId w:val="39"/>
        </w:numPr>
      </w:pPr>
      <w:r>
        <w:rPr>
          <w:rStyle w:val="Strong"/>
        </w:rPr>
        <w:t>When to use</w:t>
      </w:r>
    </w:p>
    <w:p w14:paraId="016D61FE" w14:textId="77777777" w:rsidR="009937CB" w:rsidRDefault="009937CB" w:rsidP="00DD5F3A">
      <w:pPr>
        <w:pStyle w:val="ListParagraph"/>
        <w:numPr>
          <w:ilvl w:val="1"/>
          <w:numId w:val="39"/>
        </w:numPr>
      </w:pPr>
      <w:r>
        <w:t xml:space="preserve">Suspected </w:t>
      </w:r>
      <w:r>
        <w:rPr>
          <w:rStyle w:val="Strong"/>
        </w:rPr>
        <w:t>RLS exposure</w:t>
      </w:r>
      <w:r>
        <w:t xml:space="preserve"> or </w:t>
      </w:r>
      <w:r>
        <w:rPr>
          <w:rStyle w:val="Strong"/>
        </w:rPr>
        <w:t>tenant misconfiguration</w:t>
      </w:r>
      <w:r>
        <w:t xml:space="preserve"> impacting data access.</w:t>
      </w:r>
    </w:p>
    <w:p w14:paraId="5C54F2E3" w14:textId="77777777" w:rsidR="009937CB" w:rsidRDefault="009937CB" w:rsidP="009937CB">
      <w:pPr>
        <w:pStyle w:val="Heading4"/>
      </w:pPr>
      <w:r>
        <w:t>10.8 Least-Privilege &amp; Access Governance</w:t>
      </w:r>
    </w:p>
    <w:p w14:paraId="41F6CF59" w14:textId="77777777" w:rsidR="009937CB" w:rsidRDefault="009937CB" w:rsidP="00DD5F3A">
      <w:pPr>
        <w:pStyle w:val="ListParagraph"/>
        <w:numPr>
          <w:ilvl w:val="0"/>
          <w:numId w:val="40"/>
        </w:numPr>
      </w:pPr>
      <w:r>
        <w:rPr>
          <w:rStyle w:val="Strong"/>
        </w:rPr>
        <w:t>Principles</w:t>
      </w:r>
    </w:p>
    <w:p w14:paraId="347D6951" w14:textId="77777777" w:rsidR="009937CB" w:rsidRDefault="009937CB" w:rsidP="00DD5F3A">
      <w:pPr>
        <w:pStyle w:val="ListParagraph"/>
        <w:numPr>
          <w:ilvl w:val="1"/>
          <w:numId w:val="40"/>
        </w:numPr>
      </w:pPr>
      <w:r>
        <w:t xml:space="preserve">Service principals and app identities have </w:t>
      </w:r>
      <w:r>
        <w:rPr>
          <w:rStyle w:val="Strong"/>
        </w:rPr>
        <w:t>only</w:t>
      </w:r>
      <w:r>
        <w:t xml:space="preserve"> the minimal Power BI permissions required.</w:t>
      </w:r>
    </w:p>
    <w:p w14:paraId="4A3E160D" w14:textId="77777777" w:rsidR="009937CB" w:rsidRDefault="009937CB" w:rsidP="00DD5F3A">
      <w:pPr>
        <w:pStyle w:val="ListParagraph"/>
        <w:numPr>
          <w:ilvl w:val="1"/>
          <w:numId w:val="40"/>
        </w:numPr>
      </w:pPr>
      <w:r>
        <w:t>Per-tenant workspaces reduce blast radius; operators use scoped accounts.</w:t>
      </w:r>
    </w:p>
    <w:p w14:paraId="4AE0D174" w14:textId="77777777" w:rsidR="009937CB" w:rsidRDefault="009937CB" w:rsidP="00DD5F3A">
      <w:pPr>
        <w:pStyle w:val="ListParagraph"/>
        <w:numPr>
          <w:ilvl w:val="0"/>
          <w:numId w:val="40"/>
        </w:numPr>
      </w:pPr>
      <w:r>
        <w:rPr>
          <w:rStyle w:val="Strong"/>
        </w:rPr>
        <w:t>Operator notes</w:t>
      </w:r>
    </w:p>
    <w:p w14:paraId="2DD03C16" w14:textId="77777777" w:rsidR="009937CB" w:rsidRDefault="009937CB" w:rsidP="00DD5F3A">
      <w:pPr>
        <w:pStyle w:val="ListParagraph"/>
        <w:numPr>
          <w:ilvl w:val="1"/>
          <w:numId w:val="40"/>
        </w:numPr>
      </w:pPr>
      <w:r>
        <w:lastRenderedPageBreak/>
        <w:t>Periodically review who can: (a) modify Roles table in PBIX, (b) change workspace mappings, (c) access secrets, (d) approve prod deployments.</w:t>
      </w:r>
    </w:p>
    <w:p w14:paraId="289DF5E1" w14:textId="77777777" w:rsidR="009937CB" w:rsidRDefault="00000000" w:rsidP="009937CB">
      <w:r>
        <w:pict w14:anchorId="6FD3610E">
          <v:rect id="_x0000_i1046" style="width:0;height:1.5pt" o:hralign="center" o:hrstd="t" o:hr="t" fillcolor="#a0a0a0" stroked="f"/>
        </w:pict>
      </w:r>
    </w:p>
    <w:p w14:paraId="4EEE8311" w14:textId="77777777" w:rsidR="009937CB" w:rsidRDefault="009937CB" w:rsidP="009937CB">
      <w:pPr>
        <w:pStyle w:val="Heading3"/>
      </w:pPr>
      <w:bookmarkStart w:id="556" w:name="_Toc209233631"/>
      <w:r w:rsidRPr="004F576B">
        <w:rPr>
          <w:highlight w:val="yellow"/>
        </w:rPr>
        <w:t>Recommendations (to finalize this section)</w:t>
      </w:r>
      <w:bookmarkEnd w:id="556"/>
    </w:p>
    <w:p w14:paraId="2F270436" w14:textId="77777777" w:rsidR="009937CB" w:rsidRDefault="009937CB" w:rsidP="00DD5F3A">
      <w:pPr>
        <w:pStyle w:val="ListParagraph"/>
        <w:numPr>
          <w:ilvl w:val="0"/>
          <w:numId w:val="41"/>
        </w:numPr>
      </w:pPr>
      <w:r>
        <w:rPr>
          <w:rStyle w:val="Strong"/>
        </w:rPr>
        <w:t>Confirm secret storage</w:t>
      </w:r>
      <w:r>
        <w:t xml:space="preserve"> for Captures/microservices (Azure Key Vault) and document </w:t>
      </w:r>
      <w:r>
        <w:rPr>
          <w:rStyle w:val="Strong"/>
        </w:rPr>
        <w:t>rotation cadence</w:t>
      </w:r>
      <w:r>
        <w:t>.</w:t>
      </w:r>
    </w:p>
    <w:p w14:paraId="06D947B7" w14:textId="77777777" w:rsidR="009937CB" w:rsidRDefault="009937CB" w:rsidP="00DD5F3A">
      <w:pPr>
        <w:pStyle w:val="ListParagraph"/>
        <w:numPr>
          <w:ilvl w:val="0"/>
          <w:numId w:val="41"/>
        </w:numPr>
      </w:pPr>
      <w:r>
        <w:rPr>
          <w:rStyle w:val="Strong"/>
        </w:rPr>
        <w:t>Set log retention</w:t>
      </w:r>
      <w:r>
        <w:t xml:space="preserve"> and a </w:t>
      </w:r>
      <w:r>
        <w:rPr>
          <w:rStyle w:val="Strong"/>
        </w:rPr>
        <w:t>central query method</w:t>
      </w:r>
      <w:r>
        <w:t xml:space="preserve"> (e.g., Log Analytics KQL) for security-relevant logs.</w:t>
      </w:r>
    </w:p>
    <w:p w14:paraId="58A0DE84" w14:textId="77777777" w:rsidR="009937CB" w:rsidRDefault="009937CB" w:rsidP="00DD5F3A">
      <w:pPr>
        <w:pStyle w:val="ListParagraph"/>
        <w:numPr>
          <w:ilvl w:val="0"/>
          <w:numId w:val="41"/>
        </w:numPr>
      </w:pPr>
      <w:r>
        <w:rPr>
          <w:rStyle w:val="Strong"/>
        </w:rPr>
        <w:t>Formalize RLS tests</w:t>
      </w:r>
      <w:r>
        <w:t xml:space="preserve"> in the runbook (teacher/student impersonation path; pre-go-live checklist).</w:t>
      </w:r>
    </w:p>
    <w:p w14:paraId="2E856025" w14:textId="77777777" w:rsidR="009937CB" w:rsidRDefault="009937CB" w:rsidP="00DD5F3A">
      <w:pPr>
        <w:pStyle w:val="ListParagraph"/>
        <w:numPr>
          <w:ilvl w:val="0"/>
          <w:numId w:val="41"/>
        </w:numPr>
      </w:pPr>
      <w:r>
        <w:rPr>
          <w:rStyle w:val="Strong"/>
        </w:rPr>
        <w:t>Document break-glass SOP</w:t>
      </w:r>
      <w:r>
        <w:t xml:space="preserve"> step-by-step (who executes, where in DB, how to verify).</w:t>
      </w:r>
    </w:p>
    <w:p w14:paraId="4DC63E63" w14:textId="77777777" w:rsidR="009937CB" w:rsidRDefault="009937CB" w:rsidP="00DD5F3A">
      <w:pPr>
        <w:pStyle w:val="ListParagraph"/>
        <w:numPr>
          <w:ilvl w:val="0"/>
          <w:numId w:val="41"/>
        </w:numPr>
      </w:pPr>
      <w:r>
        <w:rPr>
          <w:rStyle w:val="Strong"/>
        </w:rPr>
        <w:t>Access reviews</w:t>
      </w:r>
      <w:r>
        <w:t>: quarterly review of Roles table maintainers, workspace admins, and pipeline operators.</w:t>
      </w:r>
    </w:p>
    <w:p w14:paraId="79AF004E" w14:textId="77777777" w:rsidR="00FC6ACA" w:rsidRDefault="00FC6ACA">
      <w:pPr>
        <w:rPr>
          <w:rStyle w:val="Strong"/>
          <w:rFonts w:asciiTheme="majorHAnsi" w:eastAsiaTheme="majorEastAsia" w:hAnsiTheme="majorHAnsi" w:cstheme="majorBidi"/>
          <w:b w:val="0"/>
          <w:bCs w:val="0"/>
          <w:color w:val="2F5496" w:themeColor="accent1" w:themeShade="BF"/>
          <w:sz w:val="40"/>
          <w:szCs w:val="40"/>
        </w:rPr>
      </w:pPr>
      <w:r>
        <w:rPr>
          <w:rStyle w:val="Strong"/>
          <w:b w:val="0"/>
          <w:bCs w:val="0"/>
        </w:rPr>
        <w:br w:type="page"/>
      </w:r>
    </w:p>
    <w:p w14:paraId="315B0A70" w14:textId="2224D292" w:rsidR="00CB665F" w:rsidRDefault="00CB665F" w:rsidP="00CB665F">
      <w:pPr>
        <w:pStyle w:val="Heading1"/>
      </w:pPr>
      <w:bookmarkStart w:id="557" w:name="_Toc209233632"/>
      <w:r>
        <w:rPr>
          <w:rStyle w:val="Strong"/>
          <w:b w:val="0"/>
          <w:bCs w:val="0"/>
        </w:rPr>
        <w:lastRenderedPageBreak/>
        <w:t>Appendix A: Business Rules Matrix (Template)</w:t>
      </w:r>
      <w:bookmarkEnd w:id="557"/>
    </w:p>
    <w:p w14:paraId="0CAC4342" w14:textId="77777777" w:rsidR="00CB665F" w:rsidRDefault="00CB665F" w:rsidP="00CB665F">
      <w:pPr>
        <w:pStyle w:val="Heading3"/>
      </w:pPr>
      <w:bookmarkStart w:id="558" w:name="_Toc209233633"/>
      <w:r>
        <w:rPr>
          <w:rStyle w:val="Strong"/>
          <w:b w:val="0"/>
          <w:bCs w:val="0"/>
        </w:rPr>
        <w:t>Purpose</w:t>
      </w:r>
      <w:bookmarkEnd w:id="558"/>
    </w:p>
    <w:p w14:paraId="479CE2EA" w14:textId="77777777" w:rsidR="00CB665F" w:rsidRDefault="00CB665F" w:rsidP="00CB665F">
      <w:r>
        <w:t xml:space="preserve">The Business Rules Matrix catalogs all transformation and calculation rules applied in the </w:t>
      </w:r>
      <w:proofErr w:type="spellStart"/>
      <w:r>
        <w:rPr>
          <w:rStyle w:val="HTMLCode"/>
          <w:rFonts w:eastAsiaTheme="majorEastAsia"/>
        </w:rPr>
        <w:t>Schoology_py</w:t>
      </w:r>
      <w:proofErr w:type="spellEnd"/>
      <w:r>
        <w:t xml:space="preserve"> notebook and Synapse pipelines. It provides a single reference </w:t>
      </w:r>
      <w:proofErr w:type="gramStart"/>
      <w:r>
        <w:t>to</w:t>
      </w:r>
      <w:proofErr w:type="gramEnd"/>
      <w:r>
        <w:t>:</w:t>
      </w:r>
    </w:p>
    <w:p w14:paraId="68B9FDBA" w14:textId="77777777" w:rsidR="00CB665F" w:rsidRDefault="00CB665F" w:rsidP="00DD5F3A">
      <w:pPr>
        <w:pStyle w:val="ListParagraph"/>
        <w:numPr>
          <w:ilvl w:val="0"/>
          <w:numId w:val="13"/>
        </w:numPr>
      </w:pPr>
      <w:r>
        <w:rPr>
          <w:rStyle w:val="Strong"/>
        </w:rPr>
        <w:t>Rule ID</w:t>
      </w:r>
      <w:r>
        <w:t xml:space="preserve"> and description</w:t>
      </w:r>
    </w:p>
    <w:p w14:paraId="4247B6CA" w14:textId="77777777" w:rsidR="00CB665F" w:rsidRDefault="00CB665F" w:rsidP="00DD5F3A">
      <w:pPr>
        <w:pStyle w:val="ListParagraph"/>
        <w:numPr>
          <w:ilvl w:val="0"/>
          <w:numId w:val="13"/>
        </w:numPr>
      </w:pPr>
      <w:r>
        <w:rPr>
          <w:rStyle w:val="Strong"/>
        </w:rPr>
        <w:t>Scope</w:t>
      </w:r>
      <w:r>
        <w:t xml:space="preserve"> (fact, dimension, cube, measure)</w:t>
      </w:r>
    </w:p>
    <w:p w14:paraId="543C44A4" w14:textId="77777777" w:rsidR="00CB665F" w:rsidRDefault="00CB665F" w:rsidP="00DD5F3A">
      <w:pPr>
        <w:pStyle w:val="ListParagraph"/>
        <w:numPr>
          <w:ilvl w:val="0"/>
          <w:numId w:val="13"/>
        </w:numPr>
      </w:pPr>
      <w:r>
        <w:rPr>
          <w:rStyle w:val="Strong"/>
        </w:rPr>
        <w:t>Exact logic</w:t>
      </w:r>
      <w:r>
        <w:t xml:space="preserve"> (pseudocode, expression, or business description)</w:t>
      </w:r>
    </w:p>
    <w:p w14:paraId="27221894" w14:textId="77777777" w:rsidR="00CB665F" w:rsidRDefault="00CB665F" w:rsidP="00DD5F3A">
      <w:pPr>
        <w:pStyle w:val="ListParagraph"/>
        <w:numPr>
          <w:ilvl w:val="0"/>
          <w:numId w:val="13"/>
        </w:numPr>
      </w:pPr>
      <w:r>
        <w:rPr>
          <w:rStyle w:val="Strong"/>
        </w:rPr>
        <w:t>Code reference</w:t>
      </w:r>
      <w:r>
        <w:t xml:space="preserve"> (line/function in notebook or SQL script)</w:t>
      </w:r>
    </w:p>
    <w:p w14:paraId="6215A6CD" w14:textId="77777777" w:rsidR="00CB665F" w:rsidRDefault="00CB665F" w:rsidP="00DD5F3A">
      <w:pPr>
        <w:pStyle w:val="ListParagraph"/>
        <w:numPr>
          <w:ilvl w:val="0"/>
          <w:numId w:val="13"/>
        </w:numPr>
      </w:pPr>
      <w:r>
        <w:rPr>
          <w:rStyle w:val="Strong"/>
        </w:rPr>
        <w:t>Outputs affected</w:t>
      </w:r>
      <w:r>
        <w:t xml:space="preserve"> (which cubes/tables/reports rely on it)</w:t>
      </w:r>
    </w:p>
    <w:p w14:paraId="73ACF9C9" w14:textId="77777777" w:rsidR="00CB665F" w:rsidRDefault="00CB665F" w:rsidP="00DD5F3A">
      <w:pPr>
        <w:pStyle w:val="ListParagraph"/>
        <w:numPr>
          <w:ilvl w:val="0"/>
          <w:numId w:val="13"/>
        </w:numPr>
      </w:pPr>
      <w:r>
        <w:rPr>
          <w:rStyle w:val="Strong"/>
        </w:rPr>
        <w:t>Source of truth</w:t>
      </w:r>
      <w:r>
        <w:t xml:space="preserve"> (transcript/dev note, confirmed code snippet, etc.)</w:t>
      </w:r>
    </w:p>
    <w:p w14:paraId="4DF782C3" w14:textId="77777777" w:rsidR="00CB665F" w:rsidRDefault="00000000" w:rsidP="00CB665F">
      <w:r>
        <w:pict w14:anchorId="149C5ACD">
          <v:rect id="_x0000_i1047" style="width:0;height:1.5pt" o:hralign="center" o:hrstd="t" o:hr="t" fillcolor="#a0a0a0" stroked="f"/>
        </w:pict>
      </w:r>
    </w:p>
    <w:p w14:paraId="2B605EAA" w14:textId="77777777" w:rsidR="00CB665F" w:rsidRDefault="00CB665F" w:rsidP="00CB665F">
      <w:pPr>
        <w:pStyle w:val="Heading3"/>
      </w:pPr>
      <w:bookmarkStart w:id="559" w:name="_Toc209233634"/>
      <w:r w:rsidRPr="00C86CFE">
        <w:rPr>
          <w:rStyle w:val="Strong"/>
          <w:b w:val="0"/>
          <w:bCs w:val="0"/>
          <w:highlight w:val="yellow"/>
        </w:rPr>
        <w:t>Template Table</w:t>
      </w:r>
      <w:bookmarkEnd w:id="559"/>
    </w:p>
    <w:tbl>
      <w:tblPr>
        <w:tblStyle w:val="GridTable1Light"/>
        <w:tblW w:w="9985" w:type="dxa"/>
        <w:tblLayout w:type="fixed"/>
        <w:tblLook w:val="04A0" w:firstRow="1" w:lastRow="0" w:firstColumn="1" w:lastColumn="0" w:noHBand="0" w:noVBand="1"/>
      </w:tblPr>
      <w:tblGrid>
        <w:gridCol w:w="805"/>
        <w:gridCol w:w="1350"/>
        <w:gridCol w:w="2430"/>
        <w:gridCol w:w="1800"/>
        <w:gridCol w:w="1890"/>
        <w:gridCol w:w="1710"/>
      </w:tblGrid>
      <w:tr w:rsidR="00CB665F" w14:paraId="3432473A" w14:textId="77777777" w:rsidTr="60ED7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hideMark/>
          </w:tcPr>
          <w:p w14:paraId="2B1C61D9" w14:textId="77777777" w:rsidR="00CB665F" w:rsidRPr="00CB665F" w:rsidRDefault="00CB665F">
            <w:pPr>
              <w:jc w:val="center"/>
            </w:pPr>
            <w:r w:rsidRPr="00CB665F">
              <w:t>Rule ID</w:t>
            </w:r>
          </w:p>
        </w:tc>
        <w:tc>
          <w:tcPr>
            <w:tcW w:w="1350" w:type="dxa"/>
            <w:hideMark/>
          </w:tcPr>
          <w:p w14:paraId="7AE27D3F" w14:textId="77777777" w:rsidR="00CB665F" w:rsidRPr="00CB665F" w:rsidRDefault="00CB665F">
            <w:pPr>
              <w:jc w:val="center"/>
              <w:cnfStyle w:val="100000000000" w:firstRow="1" w:lastRow="0" w:firstColumn="0" w:lastColumn="0" w:oddVBand="0" w:evenVBand="0" w:oddHBand="0" w:evenHBand="0" w:firstRowFirstColumn="0" w:firstRowLastColumn="0" w:lastRowFirstColumn="0" w:lastRowLastColumn="0"/>
            </w:pPr>
            <w:r w:rsidRPr="00CB665F">
              <w:t>Rule Category</w:t>
            </w:r>
          </w:p>
        </w:tc>
        <w:tc>
          <w:tcPr>
            <w:tcW w:w="2430" w:type="dxa"/>
            <w:hideMark/>
          </w:tcPr>
          <w:p w14:paraId="5DEBDBA9" w14:textId="77777777" w:rsidR="00CB665F" w:rsidRPr="00CB665F" w:rsidRDefault="00CB665F">
            <w:pPr>
              <w:jc w:val="center"/>
              <w:cnfStyle w:val="100000000000" w:firstRow="1" w:lastRow="0" w:firstColumn="0" w:lastColumn="0" w:oddVBand="0" w:evenVBand="0" w:oddHBand="0" w:evenHBand="0" w:firstRowFirstColumn="0" w:firstRowLastColumn="0" w:lastRowFirstColumn="0" w:lastRowLastColumn="0"/>
            </w:pPr>
            <w:r w:rsidRPr="00CB665F">
              <w:t>Description / Logic</w:t>
            </w:r>
          </w:p>
        </w:tc>
        <w:tc>
          <w:tcPr>
            <w:tcW w:w="1800" w:type="dxa"/>
            <w:hideMark/>
          </w:tcPr>
          <w:p w14:paraId="3C56D350" w14:textId="77777777" w:rsidR="00CB665F" w:rsidRPr="00CB665F" w:rsidRDefault="00CB665F">
            <w:pPr>
              <w:jc w:val="center"/>
              <w:cnfStyle w:val="100000000000" w:firstRow="1" w:lastRow="0" w:firstColumn="0" w:lastColumn="0" w:oddVBand="0" w:evenVBand="0" w:oddHBand="0" w:evenHBand="0" w:firstRowFirstColumn="0" w:firstRowLastColumn="0" w:lastRowFirstColumn="0" w:lastRowLastColumn="0"/>
            </w:pPr>
            <w:r w:rsidRPr="00CB665F">
              <w:t>Code Reference</w:t>
            </w:r>
          </w:p>
        </w:tc>
        <w:tc>
          <w:tcPr>
            <w:tcW w:w="1890" w:type="dxa"/>
            <w:hideMark/>
          </w:tcPr>
          <w:p w14:paraId="69F573A2" w14:textId="77777777" w:rsidR="00CB665F" w:rsidRPr="00CB665F" w:rsidRDefault="00CB665F">
            <w:pPr>
              <w:jc w:val="center"/>
              <w:cnfStyle w:val="100000000000" w:firstRow="1" w:lastRow="0" w:firstColumn="0" w:lastColumn="0" w:oddVBand="0" w:evenVBand="0" w:oddHBand="0" w:evenHBand="0" w:firstRowFirstColumn="0" w:firstRowLastColumn="0" w:lastRowFirstColumn="0" w:lastRowLastColumn="0"/>
            </w:pPr>
            <w:r w:rsidRPr="00CB665F">
              <w:t>Outputs Affected</w:t>
            </w:r>
          </w:p>
        </w:tc>
        <w:tc>
          <w:tcPr>
            <w:tcW w:w="1710" w:type="dxa"/>
            <w:hideMark/>
          </w:tcPr>
          <w:p w14:paraId="08620A50" w14:textId="77777777" w:rsidR="00CB665F" w:rsidRPr="00CB665F" w:rsidRDefault="00CB665F">
            <w:pPr>
              <w:jc w:val="center"/>
              <w:cnfStyle w:val="100000000000" w:firstRow="1" w:lastRow="0" w:firstColumn="0" w:lastColumn="0" w:oddVBand="0" w:evenVBand="0" w:oddHBand="0" w:evenHBand="0" w:firstRowFirstColumn="0" w:firstRowLastColumn="0" w:lastRowFirstColumn="0" w:lastRowLastColumn="0"/>
            </w:pPr>
            <w:r w:rsidRPr="00CB665F">
              <w:t>Source / Notes</w:t>
            </w:r>
          </w:p>
        </w:tc>
      </w:tr>
      <w:tr w:rsidR="00CB665F" w14:paraId="424A8956" w14:textId="77777777" w:rsidTr="60ED76E5">
        <w:tc>
          <w:tcPr>
            <w:cnfStyle w:val="001000000000" w:firstRow="0" w:lastRow="0" w:firstColumn="1" w:lastColumn="0" w:oddVBand="0" w:evenVBand="0" w:oddHBand="0" w:evenHBand="0" w:firstRowFirstColumn="0" w:firstRowLastColumn="0" w:lastRowFirstColumn="0" w:lastRowLastColumn="0"/>
            <w:tcW w:w="805" w:type="dxa"/>
            <w:hideMark/>
          </w:tcPr>
          <w:p w14:paraId="07E33D56" w14:textId="77777777" w:rsidR="00CB665F" w:rsidRDefault="00CB665F">
            <w:pPr>
              <w:rPr>
                <w:b w:val="0"/>
                <w:bCs w:val="0"/>
              </w:rPr>
            </w:pPr>
            <w:r>
              <w:t>R-01</w:t>
            </w:r>
          </w:p>
        </w:tc>
        <w:tc>
          <w:tcPr>
            <w:tcW w:w="1350" w:type="dxa"/>
            <w:hideMark/>
          </w:tcPr>
          <w:p w14:paraId="33B4C7BD" w14:textId="77777777" w:rsidR="00CB665F" w:rsidRDefault="00CB665F">
            <w:pPr>
              <w:cnfStyle w:val="000000000000" w:firstRow="0" w:lastRow="0" w:firstColumn="0" w:lastColumn="0" w:oddVBand="0" w:evenVBand="0" w:oddHBand="0" w:evenHBand="0" w:firstRowFirstColumn="0" w:firstRowLastColumn="0" w:lastRowFirstColumn="0" w:lastRowLastColumn="0"/>
            </w:pPr>
            <w:r>
              <w:t>Submission Filtering</w:t>
            </w:r>
          </w:p>
        </w:tc>
        <w:tc>
          <w:tcPr>
            <w:tcW w:w="2430" w:type="dxa"/>
            <w:hideMark/>
          </w:tcPr>
          <w:p w14:paraId="395F59AE" w14:textId="77777777" w:rsidR="00CB665F" w:rsidRDefault="00CB665F">
            <w:pPr>
              <w:cnfStyle w:val="000000000000" w:firstRow="0" w:lastRow="0" w:firstColumn="0" w:lastColumn="0" w:oddVBand="0" w:evenVBand="0" w:oddHBand="0" w:evenHBand="0" w:firstRowFirstColumn="0" w:firstRowLastColumn="0" w:lastRowFirstColumn="0" w:lastRowLastColumn="0"/>
            </w:pPr>
            <w:r>
              <w:t>Include only graded/valid submissions. Drop incomplete/voided ones.</w:t>
            </w:r>
          </w:p>
        </w:tc>
        <w:tc>
          <w:tcPr>
            <w:tcW w:w="1800" w:type="dxa"/>
            <w:hideMark/>
          </w:tcPr>
          <w:p w14:paraId="1A002EA5" w14:textId="77777777" w:rsidR="00CB665F" w:rsidRDefault="00CB665F">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Schoology_py</w:t>
            </w:r>
            <w:proofErr w:type="spellEnd"/>
            <w:r>
              <w:t>, lines 120–145 (</w:t>
            </w:r>
            <w:proofErr w:type="spellStart"/>
            <w:r>
              <w:rPr>
                <w:rStyle w:val="HTMLCode"/>
                <w:rFonts w:eastAsiaTheme="majorEastAsia"/>
              </w:rPr>
              <w:t>filter_valid_</w:t>
            </w:r>
            <w:proofErr w:type="gramStart"/>
            <w:r>
              <w:rPr>
                <w:rStyle w:val="HTMLCode"/>
                <w:rFonts w:eastAsiaTheme="majorEastAsia"/>
              </w:rPr>
              <w:t>submissions</w:t>
            </w:r>
            <w:proofErr w:type="spellEnd"/>
            <w:r>
              <w:rPr>
                <w:rStyle w:val="HTMLCode"/>
                <w:rFonts w:eastAsiaTheme="majorEastAsia"/>
              </w:rPr>
              <w:t>(</w:t>
            </w:r>
            <w:proofErr w:type="gramEnd"/>
            <w:r>
              <w:rPr>
                <w:rStyle w:val="HTMLCode"/>
                <w:rFonts w:eastAsiaTheme="majorEastAsia"/>
              </w:rPr>
              <w:t>)</w:t>
            </w:r>
            <w:r>
              <w:t>)</w:t>
            </w:r>
          </w:p>
        </w:tc>
        <w:tc>
          <w:tcPr>
            <w:tcW w:w="1890" w:type="dxa"/>
            <w:hideMark/>
          </w:tcPr>
          <w:p w14:paraId="140A3FE5" w14:textId="77777777" w:rsidR="00CB665F" w:rsidRDefault="00CB665F">
            <w:pPr>
              <w:cnfStyle w:val="000000000000" w:firstRow="0" w:lastRow="0" w:firstColumn="0" w:lastColumn="0" w:oddVBand="0" w:evenVBand="0" w:oddHBand="0" w:evenHBand="0" w:firstRowFirstColumn="0" w:firstRowLastColumn="0" w:lastRowFirstColumn="0" w:lastRowLastColumn="0"/>
            </w:pPr>
            <w:r>
              <w:t xml:space="preserve">All cubes using </w:t>
            </w:r>
            <w:proofErr w:type="spellStart"/>
            <w:r>
              <w:rPr>
                <w:rStyle w:val="HTMLCode"/>
                <w:rFonts w:eastAsiaTheme="majorEastAsia"/>
              </w:rPr>
              <w:t>fact_student_submission</w:t>
            </w:r>
            <w:proofErr w:type="spellEnd"/>
          </w:p>
        </w:tc>
        <w:tc>
          <w:tcPr>
            <w:tcW w:w="1710" w:type="dxa"/>
            <w:hideMark/>
          </w:tcPr>
          <w:p w14:paraId="6841E066" w14:textId="77777777" w:rsidR="00CB665F" w:rsidRDefault="00CB665F">
            <w:pPr>
              <w:cnfStyle w:val="000000000000" w:firstRow="0" w:lastRow="0" w:firstColumn="0" w:lastColumn="0" w:oddVBand="0" w:evenVBand="0" w:oddHBand="0" w:evenHBand="0" w:firstRowFirstColumn="0" w:firstRowLastColumn="0" w:lastRowFirstColumn="0" w:lastRowLastColumn="0"/>
            </w:pPr>
            <w:r>
              <w:t>Confirmed in dev call, transcript [timestamp].</w:t>
            </w:r>
          </w:p>
        </w:tc>
      </w:tr>
      <w:tr w:rsidR="00CB665F" w14:paraId="1F35AC95" w14:textId="77777777" w:rsidTr="60ED76E5">
        <w:tc>
          <w:tcPr>
            <w:cnfStyle w:val="001000000000" w:firstRow="0" w:lastRow="0" w:firstColumn="1" w:lastColumn="0" w:oddVBand="0" w:evenVBand="0" w:oddHBand="0" w:evenHBand="0" w:firstRowFirstColumn="0" w:firstRowLastColumn="0" w:lastRowFirstColumn="0" w:lastRowLastColumn="0"/>
            <w:tcW w:w="805" w:type="dxa"/>
            <w:hideMark/>
          </w:tcPr>
          <w:p w14:paraId="408391BE" w14:textId="77777777" w:rsidR="00CB665F" w:rsidRDefault="00CB665F">
            <w:r>
              <w:t>R-02</w:t>
            </w:r>
          </w:p>
        </w:tc>
        <w:tc>
          <w:tcPr>
            <w:tcW w:w="1350" w:type="dxa"/>
            <w:hideMark/>
          </w:tcPr>
          <w:p w14:paraId="127AF646" w14:textId="77777777" w:rsidR="00CB665F" w:rsidRDefault="00CB665F">
            <w:pPr>
              <w:cnfStyle w:val="000000000000" w:firstRow="0" w:lastRow="0" w:firstColumn="0" w:lastColumn="0" w:oddVBand="0" w:evenVBand="0" w:oddHBand="0" w:evenHBand="0" w:firstRowFirstColumn="0" w:firstRowLastColumn="0" w:lastRowFirstColumn="0" w:lastRowLastColumn="0"/>
            </w:pPr>
            <w:r>
              <w:t>Scoring</w:t>
            </w:r>
          </w:p>
        </w:tc>
        <w:tc>
          <w:tcPr>
            <w:tcW w:w="2430" w:type="dxa"/>
            <w:hideMark/>
          </w:tcPr>
          <w:p w14:paraId="1246A384" w14:textId="77777777" w:rsidR="00CB665F" w:rsidRDefault="00CB665F">
            <w:pPr>
              <w:cnfStyle w:val="000000000000" w:firstRow="0" w:lastRow="0" w:firstColumn="0" w:lastColumn="0" w:oddVBand="0" w:evenVBand="0" w:oddHBand="0" w:evenHBand="0" w:firstRowFirstColumn="0" w:firstRowLastColumn="0" w:lastRowFirstColumn="0" w:lastRowLastColumn="0"/>
            </w:pPr>
            <w:r>
              <w:t>Compute total score as sum of item scores; derive percentage = earned/possible.</w:t>
            </w:r>
          </w:p>
        </w:tc>
        <w:tc>
          <w:tcPr>
            <w:tcW w:w="1800" w:type="dxa"/>
            <w:hideMark/>
          </w:tcPr>
          <w:p w14:paraId="3AFBA864" w14:textId="77777777" w:rsidR="00CB665F" w:rsidRDefault="00CB665F">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Schoology_py</w:t>
            </w:r>
            <w:proofErr w:type="spellEnd"/>
            <w:r>
              <w:t>, lines 180–210</w:t>
            </w:r>
          </w:p>
        </w:tc>
        <w:tc>
          <w:tcPr>
            <w:tcW w:w="1890" w:type="dxa"/>
            <w:hideMark/>
          </w:tcPr>
          <w:p w14:paraId="6377C8F6" w14:textId="77777777" w:rsidR="00CB665F" w:rsidRDefault="00CB665F">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cube_question_summary</w:t>
            </w:r>
            <w:proofErr w:type="spellEnd"/>
            <w:r>
              <w:t xml:space="preserve">, </w:t>
            </w:r>
            <w:proofErr w:type="spellStart"/>
            <w:r>
              <w:rPr>
                <w:rStyle w:val="HTMLCode"/>
                <w:rFonts w:eastAsiaTheme="majorEastAsia"/>
              </w:rPr>
              <w:t>cube_users_summary</w:t>
            </w:r>
            <w:proofErr w:type="spellEnd"/>
          </w:p>
        </w:tc>
        <w:tc>
          <w:tcPr>
            <w:tcW w:w="1710" w:type="dxa"/>
            <w:hideMark/>
          </w:tcPr>
          <w:p w14:paraId="05656DE5" w14:textId="77777777" w:rsidR="00CB665F" w:rsidRDefault="00CB665F">
            <w:pPr>
              <w:cnfStyle w:val="000000000000" w:firstRow="0" w:lastRow="0" w:firstColumn="0" w:lastColumn="0" w:oddVBand="0" w:evenVBand="0" w:oddHBand="0" w:evenHBand="0" w:firstRowFirstColumn="0" w:firstRowLastColumn="0" w:lastRowFirstColumn="0" w:lastRowLastColumn="0"/>
            </w:pPr>
            <w:r>
              <w:t>Matches Excel dashboard validation.</w:t>
            </w:r>
          </w:p>
        </w:tc>
      </w:tr>
      <w:tr w:rsidR="00CB665F" w14:paraId="06AD4D22" w14:textId="77777777" w:rsidTr="60ED76E5">
        <w:tc>
          <w:tcPr>
            <w:cnfStyle w:val="001000000000" w:firstRow="0" w:lastRow="0" w:firstColumn="1" w:lastColumn="0" w:oddVBand="0" w:evenVBand="0" w:oddHBand="0" w:evenHBand="0" w:firstRowFirstColumn="0" w:firstRowLastColumn="0" w:lastRowFirstColumn="0" w:lastRowLastColumn="0"/>
            <w:tcW w:w="805" w:type="dxa"/>
            <w:hideMark/>
          </w:tcPr>
          <w:p w14:paraId="692A810E" w14:textId="77777777" w:rsidR="00CB665F" w:rsidRDefault="00CB665F">
            <w:r>
              <w:t>R-03</w:t>
            </w:r>
          </w:p>
        </w:tc>
        <w:tc>
          <w:tcPr>
            <w:tcW w:w="1350" w:type="dxa"/>
            <w:hideMark/>
          </w:tcPr>
          <w:p w14:paraId="1EA5E761" w14:textId="77777777" w:rsidR="00CB665F" w:rsidRDefault="00CB665F">
            <w:pPr>
              <w:cnfStyle w:val="000000000000" w:firstRow="0" w:lastRow="0" w:firstColumn="0" w:lastColumn="0" w:oddVBand="0" w:evenVBand="0" w:oddHBand="0" w:evenHBand="0" w:firstRowFirstColumn="0" w:firstRowLastColumn="0" w:lastRowFirstColumn="0" w:lastRowLastColumn="0"/>
            </w:pPr>
            <w:r>
              <w:t>Correctness Flag</w:t>
            </w:r>
          </w:p>
        </w:tc>
        <w:tc>
          <w:tcPr>
            <w:tcW w:w="2430" w:type="dxa"/>
            <w:hideMark/>
          </w:tcPr>
          <w:p w14:paraId="5DAA404A" w14:textId="77777777" w:rsidR="00CB665F" w:rsidRDefault="00CB665F">
            <w:pPr>
              <w:cnfStyle w:val="000000000000" w:firstRow="0" w:lastRow="0" w:firstColumn="0" w:lastColumn="0" w:oddVBand="0" w:evenVBand="0" w:oddHBand="0" w:evenHBand="0" w:firstRowFirstColumn="0" w:firstRowLastColumn="0" w:lastRowFirstColumn="0" w:lastRowLastColumn="0"/>
            </w:pPr>
            <w:r>
              <w:t>Mark responses as Correct/Incorrect based on item key.</w:t>
            </w:r>
          </w:p>
        </w:tc>
        <w:tc>
          <w:tcPr>
            <w:tcW w:w="1800" w:type="dxa"/>
            <w:hideMark/>
          </w:tcPr>
          <w:p w14:paraId="67713EBB" w14:textId="77777777" w:rsidR="00CB665F" w:rsidRDefault="00CB665F">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Schoology_py</w:t>
            </w:r>
            <w:proofErr w:type="spellEnd"/>
            <w:r>
              <w:t>, lines 250–270</w:t>
            </w:r>
          </w:p>
        </w:tc>
        <w:tc>
          <w:tcPr>
            <w:tcW w:w="1890" w:type="dxa"/>
            <w:hideMark/>
          </w:tcPr>
          <w:p w14:paraId="7E8082B1" w14:textId="77777777" w:rsidR="00CB665F" w:rsidRDefault="00CB665F">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cube_question_incorrect_summary</w:t>
            </w:r>
            <w:proofErr w:type="spellEnd"/>
            <w:r>
              <w:t xml:space="preserve">, </w:t>
            </w:r>
            <w:proofErr w:type="spellStart"/>
            <w:r>
              <w:rPr>
                <w:rStyle w:val="HTMLCode"/>
                <w:rFonts w:eastAsiaTheme="majorEastAsia"/>
              </w:rPr>
              <w:t>cube_standard_summary</w:t>
            </w:r>
            <w:proofErr w:type="spellEnd"/>
          </w:p>
        </w:tc>
        <w:tc>
          <w:tcPr>
            <w:tcW w:w="1710" w:type="dxa"/>
            <w:hideMark/>
          </w:tcPr>
          <w:p w14:paraId="2322BCAF" w14:textId="77777777" w:rsidR="00CB665F" w:rsidRDefault="00CB665F">
            <w:pPr>
              <w:cnfStyle w:val="000000000000" w:firstRow="0" w:lastRow="0" w:firstColumn="0" w:lastColumn="0" w:oddVBand="0" w:evenVBand="0" w:oddHBand="0" w:evenHBand="0" w:firstRowFirstColumn="0" w:firstRowLastColumn="0" w:lastRowFirstColumn="0" w:lastRowLastColumn="0"/>
            </w:pPr>
            <w:r>
              <w:t>Derived from Schoology answer key field.</w:t>
            </w:r>
          </w:p>
        </w:tc>
      </w:tr>
      <w:tr w:rsidR="00CB665F" w14:paraId="0AA9E5DE" w14:textId="77777777" w:rsidTr="60ED76E5">
        <w:tc>
          <w:tcPr>
            <w:cnfStyle w:val="001000000000" w:firstRow="0" w:lastRow="0" w:firstColumn="1" w:lastColumn="0" w:oddVBand="0" w:evenVBand="0" w:oddHBand="0" w:evenHBand="0" w:firstRowFirstColumn="0" w:firstRowLastColumn="0" w:lastRowFirstColumn="0" w:lastRowLastColumn="0"/>
            <w:tcW w:w="805" w:type="dxa"/>
            <w:hideMark/>
          </w:tcPr>
          <w:p w14:paraId="4174D6BC" w14:textId="77777777" w:rsidR="00CB665F" w:rsidRDefault="00CB665F">
            <w:r>
              <w:t>R-04</w:t>
            </w:r>
          </w:p>
        </w:tc>
        <w:tc>
          <w:tcPr>
            <w:tcW w:w="1350" w:type="dxa"/>
            <w:hideMark/>
          </w:tcPr>
          <w:p w14:paraId="3A5ECBC7" w14:textId="77777777" w:rsidR="00CB665F" w:rsidRDefault="00CB665F">
            <w:pPr>
              <w:cnfStyle w:val="000000000000" w:firstRow="0" w:lastRow="0" w:firstColumn="0" w:lastColumn="0" w:oddVBand="0" w:evenVBand="0" w:oddHBand="0" w:evenHBand="0" w:firstRowFirstColumn="0" w:firstRowLastColumn="0" w:lastRowFirstColumn="0" w:lastRowLastColumn="0"/>
            </w:pPr>
            <w:r>
              <w:t>Deduplication</w:t>
            </w:r>
          </w:p>
        </w:tc>
        <w:tc>
          <w:tcPr>
            <w:tcW w:w="2430" w:type="dxa"/>
            <w:hideMark/>
          </w:tcPr>
          <w:p w14:paraId="61BC7732" w14:textId="77777777" w:rsidR="00CB665F" w:rsidRDefault="00CB665F">
            <w:pPr>
              <w:cnfStyle w:val="000000000000" w:firstRow="0" w:lastRow="0" w:firstColumn="0" w:lastColumn="0" w:oddVBand="0" w:evenVBand="0" w:oddHBand="0" w:evenHBand="0" w:firstRowFirstColumn="0" w:firstRowLastColumn="0" w:lastRowFirstColumn="0" w:lastRowLastColumn="0"/>
            </w:pPr>
            <w:r>
              <w:t>Ensure one row per student–item–question–attempt. Keep latest attempt only.</w:t>
            </w:r>
          </w:p>
        </w:tc>
        <w:tc>
          <w:tcPr>
            <w:tcW w:w="1800" w:type="dxa"/>
            <w:hideMark/>
          </w:tcPr>
          <w:p w14:paraId="16359434" w14:textId="77777777" w:rsidR="00CB665F" w:rsidRDefault="00CB665F">
            <w:pPr>
              <w:cnfStyle w:val="000000000000" w:firstRow="0" w:lastRow="0" w:firstColumn="0" w:lastColumn="0" w:oddVBand="0" w:evenVBand="0" w:oddHBand="0" w:evenHBand="0" w:firstRowFirstColumn="0" w:firstRowLastColumn="0" w:lastRowFirstColumn="0" w:lastRowLastColumn="0"/>
            </w:pPr>
            <w:proofErr w:type="spellStart"/>
            <w:r w:rsidRPr="60ED76E5">
              <w:rPr>
                <w:rStyle w:val="HTMLCode"/>
                <w:rFonts w:eastAsiaTheme="majorEastAsia"/>
              </w:rPr>
              <w:t>Schoology_py</w:t>
            </w:r>
            <w:proofErr w:type="spellEnd"/>
            <w:r w:rsidRPr="60ED76E5">
              <w:t>, lines 300–340</w:t>
            </w:r>
          </w:p>
        </w:tc>
        <w:tc>
          <w:tcPr>
            <w:tcW w:w="1890" w:type="dxa"/>
            <w:hideMark/>
          </w:tcPr>
          <w:p w14:paraId="20835CF8" w14:textId="77777777" w:rsidR="00CB665F" w:rsidRDefault="00CB665F" w:rsidP="60ED76E5">
            <w:pPr>
              <w:cnfStyle w:val="000000000000" w:firstRow="0" w:lastRow="0" w:firstColumn="0" w:lastColumn="0" w:oddVBand="0" w:evenVBand="0" w:oddHBand="0" w:evenHBand="0" w:firstRowFirstColumn="0" w:firstRowLastColumn="0" w:lastRowFirstColumn="0" w:lastRowLastColumn="0"/>
              <w:rPr>
                <w:rStyle w:val="HTMLCode"/>
                <w:rFonts w:eastAsiaTheme="majorEastAsia"/>
              </w:rPr>
            </w:pPr>
            <w:proofErr w:type="spellStart"/>
            <w:r w:rsidRPr="60ED76E5">
              <w:rPr>
                <w:rStyle w:val="HTMLCode"/>
                <w:rFonts w:eastAsiaTheme="majorEastAsia"/>
              </w:rPr>
              <w:t>cube_users_summary</w:t>
            </w:r>
            <w:proofErr w:type="spellEnd"/>
            <w:r w:rsidRPr="60ED76E5">
              <w:t xml:space="preserve">, </w:t>
            </w:r>
            <w:proofErr w:type="spellStart"/>
            <w:r w:rsidRPr="60ED76E5">
              <w:rPr>
                <w:rStyle w:val="HTMLCode"/>
                <w:rFonts w:eastAsiaTheme="majorEastAsia"/>
              </w:rPr>
              <w:t>cube_question_summary</w:t>
            </w:r>
            <w:proofErr w:type="spellEnd"/>
          </w:p>
        </w:tc>
        <w:tc>
          <w:tcPr>
            <w:tcW w:w="1710" w:type="dxa"/>
            <w:hideMark/>
          </w:tcPr>
          <w:p w14:paraId="6A9253E8" w14:textId="77777777" w:rsidR="00CB665F" w:rsidRDefault="00CB665F">
            <w:pPr>
              <w:cnfStyle w:val="000000000000" w:firstRow="0" w:lastRow="0" w:firstColumn="0" w:lastColumn="0" w:oddVBand="0" w:evenVBand="0" w:oddHBand="0" w:evenHBand="0" w:firstRowFirstColumn="0" w:firstRowLastColumn="0" w:lastRowFirstColumn="0" w:lastRowLastColumn="0"/>
            </w:pPr>
            <w:r>
              <w:t>Confirm logic with dimension joins.</w:t>
            </w:r>
          </w:p>
        </w:tc>
      </w:tr>
      <w:tr w:rsidR="00CB665F" w14:paraId="4940698C" w14:textId="77777777" w:rsidTr="60ED76E5">
        <w:tc>
          <w:tcPr>
            <w:cnfStyle w:val="001000000000" w:firstRow="0" w:lastRow="0" w:firstColumn="1" w:lastColumn="0" w:oddVBand="0" w:evenVBand="0" w:oddHBand="0" w:evenHBand="0" w:firstRowFirstColumn="0" w:firstRowLastColumn="0" w:lastRowFirstColumn="0" w:lastRowLastColumn="0"/>
            <w:tcW w:w="805" w:type="dxa"/>
            <w:hideMark/>
          </w:tcPr>
          <w:p w14:paraId="32E42F6B" w14:textId="77777777" w:rsidR="00CB665F" w:rsidRDefault="00CB665F">
            <w:r>
              <w:t>R-05</w:t>
            </w:r>
          </w:p>
        </w:tc>
        <w:tc>
          <w:tcPr>
            <w:tcW w:w="1350" w:type="dxa"/>
            <w:hideMark/>
          </w:tcPr>
          <w:p w14:paraId="76FBF76E" w14:textId="77777777" w:rsidR="00CB665F" w:rsidRDefault="00CB665F">
            <w:pPr>
              <w:cnfStyle w:val="000000000000" w:firstRow="0" w:lastRow="0" w:firstColumn="0" w:lastColumn="0" w:oddVBand="0" w:evenVBand="0" w:oddHBand="0" w:evenHBand="0" w:firstRowFirstColumn="0" w:firstRowLastColumn="0" w:lastRowFirstColumn="0" w:lastRowLastColumn="0"/>
            </w:pPr>
            <w:r>
              <w:t>Standards Mapping</w:t>
            </w:r>
          </w:p>
        </w:tc>
        <w:tc>
          <w:tcPr>
            <w:tcW w:w="2430" w:type="dxa"/>
            <w:hideMark/>
          </w:tcPr>
          <w:p w14:paraId="3B5035D1" w14:textId="77777777" w:rsidR="00CB665F" w:rsidRDefault="00CB665F">
            <w:pPr>
              <w:cnfStyle w:val="000000000000" w:firstRow="0" w:lastRow="0" w:firstColumn="0" w:lastColumn="0" w:oddVBand="0" w:evenVBand="0" w:oddHBand="0" w:evenHBand="0" w:firstRowFirstColumn="0" w:firstRowLastColumn="0" w:lastRowFirstColumn="0" w:lastRowLastColumn="0"/>
            </w:pPr>
            <w:r>
              <w:t>Join items → standards; handle items with multiple mappings by selecting primary.</w:t>
            </w:r>
          </w:p>
        </w:tc>
        <w:tc>
          <w:tcPr>
            <w:tcW w:w="1800" w:type="dxa"/>
            <w:hideMark/>
          </w:tcPr>
          <w:p w14:paraId="0F2D5A56" w14:textId="77777777" w:rsidR="00CB665F" w:rsidRDefault="00CB665F">
            <w:pPr>
              <w:cnfStyle w:val="000000000000" w:firstRow="0" w:lastRow="0" w:firstColumn="0" w:lastColumn="0" w:oddVBand="0" w:evenVBand="0" w:oddHBand="0" w:evenHBand="0" w:firstRowFirstColumn="0" w:firstRowLastColumn="0" w:lastRowFirstColumn="0" w:lastRowLastColumn="0"/>
            </w:pPr>
            <w:proofErr w:type="spellStart"/>
            <w:r w:rsidRPr="60ED76E5">
              <w:rPr>
                <w:rStyle w:val="HTMLCode"/>
                <w:rFonts w:eastAsiaTheme="majorEastAsia"/>
              </w:rPr>
              <w:t>Schoology_py</w:t>
            </w:r>
            <w:proofErr w:type="spellEnd"/>
            <w:r w:rsidRPr="60ED76E5">
              <w:t>, lines 400–430</w:t>
            </w:r>
          </w:p>
        </w:tc>
        <w:tc>
          <w:tcPr>
            <w:tcW w:w="1890" w:type="dxa"/>
            <w:hideMark/>
          </w:tcPr>
          <w:p w14:paraId="59EF4CB0" w14:textId="77777777" w:rsidR="00CB665F" w:rsidRDefault="00CB665F" w:rsidP="60ED76E5">
            <w:pPr>
              <w:cnfStyle w:val="000000000000" w:firstRow="0" w:lastRow="0" w:firstColumn="0" w:lastColumn="0" w:oddVBand="0" w:evenVBand="0" w:oddHBand="0" w:evenHBand="0" w:firstRowFirstColumn="0" w:firstRowLastColumn="0" w:lastRowFirstColumn="0" w:lastRowLastColumn="0"/>
              <w:rPr>
                <w:rStyle w:val="HTMLCode"/>
                <w:rFonts w:eastAsiaTheme="majorEastAsia"/>
              </w:rPr>
            </w:pPr>
            <w:proofErr w:type="spellStart"/>
            <w:r w:rsidRPr="60ED76E5">
              <w:rPr>
                <w:rStyle w:val="HTMLCode"/>
                <w:rFonts w:eastAsiaTheme="majorEastAsia"/>
              </w:rPr>
              <w:t>cube_standard_summary</w:t>
            </w:r>
            <w:proofErr w:type="spellEnd"/>
          </w:p>
        </w:tc>
        <w:tc>
          <w:tcPr>
            <w:tcW w:w="1710" w:type="dxa"/>
            <w:hideMark/>
          </w:tcPr>
          <w:p w14:paraId="4C5DE5A9" w14:textId="77777777" w:rsidR="00CB665F" w:rsidRDefault="00CB665F">
            <w:pPr>
              <w:cnfStyle w:val="000000000000" w:firstRow="0" w:lastRow="0" w:firstColumn="0" w:lastColumn="0" w:oddVBand="0" w:evenVBand="0" w:oddHBand="0" w:evenHBand="0" w:firstRowFirstColumn="0" w:firstRowLastColumn="0" w:lastRowFirstColumn="0" w:lastRowLastColumn="0"/>
            </w:pPr>
            <w:r w:rsidRPr="60ED76E5">
              <w:t xml:space="preserve">Based on </w:t>
            </w:r>
            <w:proofErr w:type="spellStart"/>
            <w:r w:rsidRPr="60ED76E5">
              <w:rPr>
                <w:rStyle w:val="HTMLCode"/>
                <w:rFonts w:eastAsiaTheme="majorEastAsia"/>
              </w:rPr>
              <w:t>dim_standard</w:t>
            </w:r>
            <w:proofErr w:type="spellEnd"/>
            <w:r w:rsidRPr="60ED76E5">
              <w:t xml:space="preserve"> table.</w:t>
            </w:r>
          </w:p>
        </w:tc>
      </w:tr>
      <w:tr w:rsidR="00CB665F" w14:paraId="16183FA6" w14:textId="77777777" w:rsidTr="60ED76E5">
        <w:tc>
          <w:tcPr>
            <w:cnfStyle w:val="001000000000" w:firstRow="0" w:lastRow="0" w:firstColumn="1" w:lastColumn="0" w:oddVBand="0" w:evenVBand="0" w:oddHBand="0" w:evenHBand="0" w:firstRowFirstColumn="0" w:firstRowLastColumn="0" w:lastRowFirstColumn="0" w:lastRowLastColumn="0"/>
            <w:tcW w:w="805" w:type="dxa"/>
            <w:hideMark/>
          </w:tcPr>
          <w:p w14:paraId="471E01F1" w14:textId="77777777" w:rsidR="00CB665F" w:rsidRDefault="00CB665F">
            <w:r>
              <w:t>R-06</w:t>
            </w:r>
          </w:p>
        </w:tc>
        <w:tc>
          <w:tcPr>
            <w:tcW w:w="1350" w:type="dxa"/>
            <w:hideMark/>
          </w:tcPr>
          <w:p w14:paraId="653D4B79" w14:textId="77777777" w:rsidR="00CB665F" w:rsidRDefault="00CB665F">
            <w:pPr>
              <w:cnfStyle w:val="000000000000" w:firstRow="0" w:lastRow="0" w:firstColumn="0" w:lastColumn="0" w:oddVBand="0" w:evenVBand="0" w:oddHBand="0" w:evenHBand="0" w:firstRowFirstColumn="0" w:firstRowLastColumn="0" w:lastRowFirstColumn="0" w:lastRowLastColumn="0"/>
            </w:pPr>
            <w:r>
              <w:t>Anonymization</w:t>
            </w:r>
          </w:p>
        </w:tc>
        <w:tc>
          <w:tcPr>
            <w:tcW w:w="2430" w:type="dxa"/>
            <w:hideMark/>
          </w:tcPr>
          <w:p w14:paraId="7B854163" w14:textId="77777777" w:rsidR="00CB665F" w:rsidRDefault="00CB665F">
            <w:pPr>
              <w:cnfStyle w:val="000000000000" w:firstRow="0" w:lastRow="0" w:firstColumn="0" w:lastColumn="0" w:oddVBand="0" w:evenVBand="0" w:oddHBand="0" w:evenHBand="0" w:firstRowFirstColumn="0" w:firstRowLastColumn="0" w:lastRowFirstColumn="0" w:lastRowLastColumn="0"/>
            </w:pPr>
            <w:r>
              <w:t>Replace student/teacher IDs with hashed values for sandbox cubes.</w:t>
            </w:r>
          </w:p>
        </w:tc>
        <w:tc>
          <w:tcPr>
            <w:tcW w:w="1800" w:type="dxa"/>
            <w:hideMark/>
          </w:tcPr>
          <w:p w14:paraId="422A6A67" w14:textId="77777777" w:rsidR="00CB665F" w:rsidRDefault="00CB665F">
            <w:pPr>
              <w:cnfStyle w:val="000000000000" w:firstRow="0" w:lastRow="0" w:firstColumn="0" w:lastColumn="0" w:oddVBand="0" w:evenVBand="0" w:oddHBand="0" w:evenHBand="0" w:firstRowFirstColumn="0" w:firstRowLastColumn="0" w:lastRowFirstColumn="0" w:lastRowLastColumn="0"/>
            </w:pPr>
            <w:proofErr w:type="spellStart"/>
            <w:r w:rsidRPr="60ED76E5">
              <w:rPr>
                <w:rStyle w:val="HTMLCode"/>
                <w:rFonts w:eastAsiaTheme="majorEastAsia"/>
              </w:rPr>
              <w:t>pseudomyze_Schoology_py</w:t>
            </w:r>
            <w:proofErr w:type="spellEnd"/>
            <w:r w:rsidRPr="60ED76E5">
              <w:t>, lines 100–150</w:t>
            </w:r>
          </w:p>
        </w:tc>
        <w:tc>
          <w:tcPr>
            <w:tcW w:w="1890" w:type="dxa"/>
            <w:hideMark/>
          </w:tcPr>
          <w:p w14:paraId="7040B992" w14:textId="77777777" w:rsidR="00CB665F" w:rsidRDefault="00CB665F">
            <w:pPr>
              <w:cnfStyle w:val="000000000000" w:firstRow="0" w:lastRow="0" w:firstColumn="0" w:lastColumn="0" w:oddVBand="0" w:evenVBand="0" w:oddHBand="0" w:evenHBand="0" w:firstRowFirstColumn="0" w:firstRowLastColumn="0" w:lastRowFirstColumn="0" w:lastRowLastColumn="0"/>
            </w:pPr>
            <w:r>
              <w:t>Sandbox hash cubes</w:t>
            </w:r>
          </w:p>
        </w:tc>
        <w:tc>
          <w:tcPr>
            <w:tcW w:w="1710" w:type="dxa"/>
            <w:hideMark/>
          </w:tcPr>
          <w:p w14:paraId="7E1C132A" w14:textId="77777777" w:rsidR="00CB665F" w:rsidRDefault="00CB665F">
            <w:pPr>
              <w:cnfStyle w:val="000000000000" w:firstRow="0" w:lastRow="0" w:firstColumn="0" w:lastColumn="0" w:oddVBand="0" w:evenVBand="0" w:oddHBand="0" w:evenHBand="0" w:firstRowFirstColumn="0" w:firstRowLastColumn="0" w:lastRowFirstColumn="0" w:lastRowLastColumn="0"/>
            </w:pPr>
            <w:r>
              <w:t>Used in secure demo/training environments.</w:t>
            </w:r>
          </w:p>
        </w:tc>
      </w:tr>
    </w:tbl>
    <w:p w14:paraId="508AF626" w14:textId="77777777" w:rsidR="00CB665F" w:rsidRDefault="00CB665F" w:rsidP="00CB665F">
      <w:pPr>
        <w:pStyle w:val="Heading3"/>
      </w:pPr>
      <w:bookmarkStart w:id="560" w:name="_Toc209233635"/>
      <w:r>
        <w:rPr>
          <w:rStyle w:val="Strong"/>
          <w:b w:val="0"/>
          <w:bCs w:val="0"/>
        </w:rPr>
        <w:lastRenderedPageBreak/>
        <w:t>How to Maintain This Matrix</w:t>
      </w:r>
      <w:bookmarkEnd w:id="560"/>
    </w:p>
    <w:p w14:paraId="7E11F57B" w14:textId="77777777" w:rsidR="00CB665F" w:rsidRDefault="00CB665F" w:rsidP="00DD5F3A">
      <w:pPr>
        <w:pStyle w:val="ListParagraph"/>
        <w:numPr>
          <w:ilvl w:val="0"/>
          <w:numId w:val="14"/>
        </w:numPr>
      </w:pPr>
      <w:r w:rsidRPr="60ED76E5">
        <w:t xml:space="preserve">Every time new logic is added to </w:t>
      </w:r>
      <w:proofErr w:type="spellStart"/>
      <w:r w:rsidRPr="60ED76E5">
        <w:rPr>
          <w:rStyle w:val="HTMLCode"/>
          <w:rFonts w:eastAsiaTheme="majorEastAsia"/>
        </w:rPr>
        <w:t>cube_</w:t>
      </w:r>
      <w:proofErr w:type="gramStart"/>
      <w:r w:rsidRPr="60ED76E5">
        <w:rPr>
          <w:rStyle w:val="HTMLCode"/>
          <w:rFonts w:eastAsiaTheme="majorEastAsia"/>
        </w:rPr>
        <w:t>build</w:t>
      </w:r>
      <w:proofErr w:type="spellEnd"/>
      <w:r w:rsidRPr="60ED76E5">
        <w:rPr>
          <w:rStyle w:val="HTMLCode"/>
          <w:rFonts w:eastAsiaTheme="majorEastAsia"/>
        </w:rPr>
        <w:t>(</w:t>
      </w:r>
      <w:proofErr w:type="gramEnd"/>
      <w:r w:rsidRPr="60ED76E5">
        <w:rPr>
          <w:rStyle w:val="HTMLCode"/>
          <w:rFonts w:eastAsiaTheme="majorEastAsia"/>
        </w:rPr>
        <w:t>)</w:t>
      </w:r>
      <w:r w:rsidRPr="60ED76E5">
        <w:t xml:space="preserve"> or a cube definition changes, add or update a row.</w:t>
      </w:r>
    </w:p>
    <w:p w14:paraId="12035C2F" w14:textId="77777777" w:rsidR="00CB665F" w:rsidRDefault="00CB665F" w:rsidP="00DD5F3A">
      <w:pPr>
        <w:pStyle w:val="ListParagraph"/>
        <w:numPr>
          <w:ilvl w:val="0"/>
          <w:numId w:val="14"/>
        </w:numPr>
      </w:pPr>
      <w:r>
        <w:t xml:space="preserve">Use </w:t>
      </w:r>
      <w:r>
        <w:rPr>
          <w:rStyle w:val="Strong"/>
        </w:rPr>
        <w:t>Rule IDs (</w:t>
      </w:r>
      <w:proofErr w:type="gramStart"/>
      <w:r>
        <w:rPr>
          <w:rStyle w:val="Strong"/>
        </w:rPr>
        <w:t>R-##</w:t>
      </w:r>
      <w:proofErr w:type="gramEnd"/>
      <w:r>
        <w:rPr>
          <w:rStyle w:val="Strong"/>
        </w:rPr>
        <w:t>)</w:t>
      </w:r>
      <w:r>
        <w:t xml:space="preserve"> consistently in documentation and comments in code.</w:t>
      </w:r>
    </w:p>
    <w:p w14:paraId="25F42B27" w14:textId="77777777" w:rsidR="00CB665F" w:rsidRDefault="00CB665F" w:rsidP="00DD5F3A">
      <w:pPr>
        <w:pStyle w:val="ListParagraph"/>
        <w:numPr>
          <w:ilvl w:val="0"/>
          <w:numId w:val="14"/>
        </w:numPr>
      </w:pPr>
      <w:r>
        <w:t xml:space="preserve">Keep </w:t>
      </w:r>
      <w:r>
        <w:rPr>
          <w:rStyle w:val="Strong"/>
        </w:rPr>
        <w:t>code references (line numbers or function names)</w:t>
      </w:r>
      <w:r>
        <w:t xml:space="preserve"> updated whenever code is refactored.</w:t>
      </w:r>
    </w:p>
    <w:p w14:paraId="232833DD" w14:textId="77777777" w:rsidR="00CB665F" w:rsidRDefault="00CB665F" w:rsidP="00DD5F3A">
      <w:pPr>
        <w:pStyle w:val="ListParagraph"/>
        <w:numPr>
          <w:ilvl w:val="0"/>
          <w:numId w:val="14"/>
        </w:numPr>
      </w:pPr>
      <w:r>
        <w:t xml:space="preserve">If a rule is deprecated, keep it in the matrix but mark as </w:t>
      </w:r>
      <w:r>
        <w:rPr>
          <w:rStyle w:val="Emphasis"/>
        </w:rPr>
        <w:t>Obsolete</w:t>
      </w:r>
      <w:r>
        <w:t xml:space="preserve"> with the date.</w:t>
      </w:r>
    </w:p>
    <w:p w14:paraId="059EFF54" w14:textId="44904B53" w:rsidR="00CB665F" w:rsidRDefault="00CB665F"/>
    <w:p w14:paraId="4006CE37" w14:textId="153CF2DA" w:rsidR="00C86CFE" w:rsidRDefault="00C86CFE" w:rsidP="00C86CFE">
      <w:pPr>
        <w:pStyle w:val="Heading1"/>
      </w:pPr>
      <w:bookmarkStart w:id="561" w:name="_Toc209233636"/>
      <w:r w:rsidRPr="00C86CFE">
        <w:rPr>
          <w:rStyle w:val="Strong"/>
          <w:b w:val="0"/>
          <w:bCs w:val="0"/>
          <w:highlight w:val="yellow"/>
        </w:rPr>
        <w:t>Appendix B</w:t>
      </w:r>
      <w:r>
        <w:rPr>
          <w:rStyle w:val="Strong"/>
          <w:b w:val="0"/>
          <w:bCs w:val="0"/>
          <w:highlight w:val="yellow"/>
        </w:rPr>
        <w:t>:</w:t>
      </w:r>
      <w:r w:rsidRPr="00C86CFE">
        <w:rPr>
          <w:rStyle w:val="Strong"/>
          <w:b w:val="0"/>
          <w:bCs w:val="0"/>
          <w:highlight w:val="yellow"/>
        </w:rPr>
        <w:t xml:space="preserve"> Diagram Index</w:t>
      </w:r>
      <w:bookmarkEnd w:id="561"/>
    </w:p>
    <w:p w14:paraId="6021F9A8" w14:textId="77777777" w:rsidR="00C86CFE" w:rsidRDefault="00C86CFE" w:rsidP="00C86CFE">
      <w:r>
        <w:t>A catalog of all diagrams included in the documentation, for quick reference.</w:t>
      </w:r>
    </w:p>
    <w:p w14:paraId="12738E88" w14:textId="77777777" w:rsidR="00C86CFE" w:rsidRDefault="00C86CFE" w:rsidP="00DD5F3A">
      <w:pPr>
        <w:pStyle w:val="ListParagraph"/>
        <w:numPr>
          <w:ilvl w:val="0"/>
          <w:numId w:val="42"/>
        </w:numPr>
      </w:pPr>
      <w:r>
        <w:rPr>
          <w:rStyle w:val="Strong"/>
        </w:rPr>
        <w:t>Architecture Overview</w:t>
      </w:r>
      <w:r>
        <w:t xml:space="preserve"> (Section 2)</w:t>
      </w:r>
    </w:p>
    <w:p w14:paraId="762FAB7A" w14:textId="77777777" w:rsidR="00C86CFE" w:rsidRDefault="00C86CFE" w:rsidP="00DD5F3A">
      <w:pPr>
        <w:pStyle w:val="ListParagraph"/>
        <w:numPr>
          <w:ilvl w:val="0"/>
          <w:numId w:val="42"/>
        </w:numPr>
      </w:pPr>
      <w:r>
        <w:rPr>
          <w:rStyle w:val="Strong"/>
        </w:rPr>
        <w:t>Notebook/Pipeline Flow</w:t>
      </w:r>
      <w:r>
        <w:t xml:space="preserve"> (Section 4)</w:t>
      </w:r>
    </w:p>
    <w:p w14:paraId="1DD270BE" w14:textId="77777777" w:rsidR="00C86CFE" w:rsidRDefault="00C86CFE" w:rsidP="00DD5F3A">
      <w:pPr>
        <w:pStyle w:val="ListParagraph"/>
        <w:numPr>
          <w:ilvl w:val="0"/>
          <w:numId w:val="42"/>
        </w:numPr>
      </w:pPr>
      <w:r>
        <w:rPr>
          <w:rStyle w:val="Strong"/>
        </w:rPr>
        <w:t>Data Layers Map</w:t>
      </w:r>
      <w:r>
        <w:t xml:space="preserve"> (Section 5)</w:t>
      </w:r>
    </w:p>
    <w:p w14:paraId="2D3BE199" w14:textId="77777777" w:rsidR="00C86CFE" w:rsidRDefault="00C86CFE" w:rsidP="00DD5F3A">
      <w:pPr>
        <w:pStyle w:val="ListParagraph"/>
        <w:numPr>
          <w:ilvl w:val="0"/>
          <w:numId w:val="42"/>
        </w:numPr>
      </w:pPr>
      <w:proofErr w:type="spellStart"/>
      <w:r>
        <w:rPr>
          <w:rStyle w:val="Strong"/>
        </w:rPr>
        <w:t>Swimlanes</w:t>
      </w:r>
      <w:proofErr w:type="spellEnd"/>
      <w:r>
        <w:t xml:space="preserve"> (normal + failure modes + with Captures)</w:t>
      </w:r>
    </w:p>
    <w:p w14:paraId="6D4A6360" w14:textId="77777777" w:rsidR="00C86CFE" w:rsidRDefault="00C86CFE" w:rsidP="00DD5F3A">
      <w:pPr>
        <w:pStyle w:val="ListParagraph"/>
        <w:numPr>
          <w:ilvl w:val="0"/>
          <w:numId w:val="42"/>
        </w:numPr>
      </w:pPr>
      <w:r>
        <w:rPr>
          <w:rStyle w:val="Strong"/>
        </w:rPr>
        <w:t>Security/RLS Flow</w:t>
      </w:r>
    </w:p>
    <w:p w14:paraId="59D34DF0" w14:textId="03523BF3" w:rsidR="00C86CFE" w:rsidRDefault="00C86CFE" w:rsidP="00C86CFE">
      <w:r>
        <w:t>Each diagram is to have a short description and page reference.</w:t>
      </w:r>
    </w:p>
    <w:p w14:paraId="3C01B20A" w14:textId="1D3C0941" w:rsidR="00C86CFE" w:rsidRDefault="00C86CFE" w:rsidP="00C86CFE">
      <w:pPr>
        <w:pStyle w:val="Heading1"/>
      </w:pPr>
      <w:bookmarkStart w:id="562" w:name="_Toc209233637"/>
      <w:r w:rsidRPr="00C86CFE">
        <w:rPr>
          <w:rStyle w:val="Strong"/>
          <w:b w:val="0"/>
          <w:bCs w:val="0"/>
          <w:highlight w:val="yellow"/>
        </w:rPr>
        <w:t>Appendix C: Glossary of Terms</w:t>
      </w:r>
      <w:bookmarkEnd w:id="562"/>
    </w:p>
    <w:p w14:paraId="28180712" w14:textId="77777777" w:rsidR="00C86CFE" w:rsidRDefault="00C86CFE" w:rsidP="00C86CFE">
      <w:r>
        <w:t>Clear, concise definitions of project-specific and technical terms.</w:t>
      </w:r>
      <w:r>
        <w:br/>
        <w:t>Examples:</w:t>
      </w:r>
    </w:p>
    <w:p w14:paraId="3CD4046C" w14:textId="77777777" w:rsidR="00C86CFE" w:rsidRDefault="00C86CFE" w:rsidP="00DD5F3A">
      <w:pPr>
        <w:pStyle w:val="ListParagraph"/>
        <w:numPr>
          <w:ilvl w:val="0"/>
          <w:numId w:val="43"/>
        </w:numPr>
      </w:pPr>
      <w:r>
        <w:rPr>
          <w:rStyle w:val="Strong"/>
        </w:rPr>
        <w:t>RLS</w:t>
      </w:r>
      <w:r>
        <w:t xml:space="preserve"> – Row-Level Security, used in Power BI datasets to restrict data to specific users/roles.</w:t>
      </w:r>
    </w:p>
    <w:p w14:paraId="2CBA76A2" w14:textId="77777777" w:rsidR="00C86CFE" w:rsidRDefault="00C86CFE" w:rsidP="00DD5F3A">
      <w:pPr>
        <w:pStyle w:val="ListParagraph"/>
        <w:numPr>
          <w:ilvl w:val="0"/>
          <w:numId w:val="43"/>
        </w:numPr>
      </w:pPr>
      <w:r>
        <w:rPr>
          <w:rStyle w:val="Strong"/>
        </w:rPr>
        <w:t>Success.txt</w:t>
      </w:r>
      <w:r>
        <w:t xml:space="preserve"> – Marker file written by PAD bots to confirm ingestion completion.</w:t>
      </w:r>
    </w:p>
    <w:p w14:paraId="0865DEB3" w14:textId="77777777" w:rsidR="00C86CFE" w:rsidRDefault="00C86CFE" w:rsidP="00DD5F3A">
      <w:pPr>
        <w:pStyle w:val="ListParagraph"/>
        <w:numPr>
          <w:ilvl w:val="0"/>
          <w:numId w:val="43"/>
        </w:numPr>
      </w:pPr>
      <w:r>
        <w:rPr>
          <w:rStyle w:val="Strong"/>
        </w:rPr>
        <w:t>Cube</w:t>
      </w:r>
      <w:r>
        <w:t xml:space="preserve"> – Pre-aggregated Delta table used as a data source for Power BI.</w:t>
      </w:r>
    </w:p>
    <w:p w14:paraId="471D3532" w14:textId="77777777" w:rsidR="00C86CFE" w:rsidRDefault="00C86CFE" w:rsidP="00DD5F3A">
      <w:pPr>
        <w:pStyle w:val="ListParagraph"/>
        <w:numPr>
          <w:ilvl w:val="0"/>
          <w:numId w:val="43"/>
        </w:numPr>
      </w:pPr>
      <w:r>
        <w:rPr>
          <w:rStyle w:val="Strong"/>
        </w:rPr>
        <w:t>Captures</w:t>
      </w:r>
      <w:r>
        <w:t xml:space="preserve"> – Custom Blazor app providing embedded Power BI access with tenant/admin features.</w:t>
      </w:r>
    </w:p>
    <w:p w14:paraId="468E9389" w14:textId="77777777" w:rsidR="00C86CFE" w:rsidRDefault="00C86CFE" w:rsidP="00DD5F3A">
      <w:pPr>
        <w:pStyle w:val="ListParagraph"/>
        <w:numPr>
          <w:ilvl w:val="0"/>
          <w:numId w:val="43"/>
        </w:numPr>
      </w:pPr>
      <w:r>
        <w:rPr>
          <w:rStyle w:val="Strong"/>
        </w:rPr>
        <w:t>LTI</w:t>
      </w:r>
      <w:r>
        <w:t xml:space="preserve"> – Learning Tools Interoperability; standard used for integrating Schoology/Canvas logins.</w:t>
      </w:r>
    </w:p>
    <w:p w14:paraId="6F914389" w14:textId="6F11C882" w:rsidR="00167331" w:rsidRDefault="00167331" w:rsidP="00167331">
      <w:pPr>
        <w:pStyle w:val="Heading1"/>
      </w:pPr>
      <w:bookmarkStart w:id="563" w:name="_Toc209233638"/>
      <w:r w:rsidRPr="00167331">
        <w:rPr>
          <w:rStyle w:val="Strong"/>
          <w:b w:val="0"/>
          <w:bCs w:val="0"/>
          <w:highlight w:val="yellow"/>
        </w:rPr>
        <w:t>Appendix D: Runbook Cross-Reference</w:t>
      </w:r>
      <w:bookmarkEnd w:id="563"/>
    </w:p>
    <w:p w14:paraId="32D8E21F" w14:textId="2733B27F" w:rsidR="00167331" w:rsidRDefault="00167331" w:rsidP="00167331">
      <w:r>
        <w:t xml:space="preserve">Appendix that links </w:t>
      </w:r>
      <w:r>
        <w:rPr>
          <w:rStyle w:val="Strong"/>
        </w:rPr>
        <w:t>technical doc sections</w:t>
      </w:r>
      <w:r>
        <w:t xml:space="preserve"> to the </w:t>
      </w:r>
      <w:r>
        <w:rPr>
          <w:rStyle w:val="Strong"/>
        </w:rPr>
        <w:t>operational runbook</w:t>
      </w:r>
      <w:r>
        <w:t>.</w:t>
      </w:r>
      <w:r>
        <w:br/>
        <w:t>Example:</w:t>
      </w:r>
    </w:p>
    <w:p w14:paraId="456782C6" w14:textId="77777777" w:rsidR="00167331" w:rsidRDefault="00167331" w:rsidP="00DD5F3A">
      <w:pPr>
        <w:pStyle w:val="ListParagraph"/>
        <w:numPr>
          <w:ilvl w:val="0"/>
          <w:numId w:val="44"/>
        </w:numPr>
      </w:pPr>
      <w:r>
        <w:rPr>
          <w:rStyle w:val="Strong"/>
        </w:rPr>
        <w:t>Section 3 (Bots)</w:t>
      </w:r>
      <w:r>
        <w:t xml:space="preserve"> ↔ Runbook SOP 3.1 “Re-running a failed bot”</w:t>
      </w:r>
    </w:p>
    <w:p w14:paraId="2F10B2A8" w14:textId="77777777" w:rsidR="00167331" w:rsidRDefault="00167331" w:rsidP="00DD5F3A">
      <w:pPr>
        <w:pStyle w:val="ListParagraph"/>
        <w:numPr>
          <w:ilvl w:val="0"/>
          <w:numId w:val="44"/>
        </w:numPr>
      </w:pPr>
      <w:r>
        <w:rPr>
          <w:rStyle w:val="Strong"/>
        </w:rPr>
        <w:t>Section 4 (Pipelines)</w:t>
      </w:r>
      <w:r>
        <w:t xml:space="preserve"> ↔ Runbook SOP 3.2 “Backfilling a failed pipeline run”</w:t>
      </w:r>
    </w:p>
    <w:p w14:paraId="2EA2B0DF" w14:textId="77777777" w:rsidR="00167331" w:rsidRDefault="00167331" w:rsidP="00DD5F3A">
      <w:pPr>
        <w:pStyle w:val="ListParagraph"/>
        <w:numPr>
          <w:ilvl w:val="0"/>
          <w:numId w:val="44"/>
        </w:numPr>
      </w:pPr>
      <w:r>
        <w:rPr>
          <w:rStyle w:val="Strong"/>
        </w:rPr>
        <w:lastRenderedPageBreak/>
        <w:t>Section 7 (Power BI)</w:t>
      </w:r>
      <w:r>
        <w:t xml:space="preserve"> ↔ Runbook SOP 3.3 “Testing RLS roles”</w:t>
      </w:r>
    </w:p>
    <w:p w14:paraId="32682CAF" w14:textId="5E9CD517" w:rsidR="00167331" w:rsidRDefault="00167331" w:rsidP="00167331">
      <w:r>
        <w:t>This helps future maintainers quickly jump between technical background and operational procedures.</w:t>
      </w:r>
    </w:p>
    <w:p w14:paraId="442F271C" w14:textId="77777777" w:rsidR="00390BEE" w:rsidRPr="00390BEE" w:rsidRDefault="00390BEE"/>
    <w:sectPr w:rsidR="00390BEE" w:rsidRPr="00390BE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E2A6F" w14:textId="77777777" w:rsidR="00953D71" w:rsidRDefault="00953D71" w:rsidP="00F77655">
      <w:pPr>
        <w:spacing w:after="0" w:line="240" w:lineRule="auto"/>
      </w:pPr>
      <w:r>
        <w:separator/>
      </w:r>
    </w:p>
  </w:endnote>
  <w:endnote w:type="continuationSeparator" w:id="0">
    <w:p w14:paraId="68F80807" w14:textId="77777777" w:rsidR="00953D71" w:rsidRDefault="00953D71" w:rsidP="00F77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3937C" w14:textId="77777777" w:rsidR="00953D71" w:rsidRDefault="00953D71" w:rsidP="00F77655">
      <w:pPr>
        <w:spacing w:after="0" w:line="240" w:lineRule="auto"/>
      </w:pPr>
      <w:r>
        <w:separator/>
      </w:r>
    </w:p>
  </w:footnote>
  <w:footnote w:type="continuationSeparator" w:id="0">
    <w:p w14:paraId="4AB3C852" w14:textId="77777777" w:rsidR="00953D71" w:rsidRDefault="00953D71" w:rsidP="00F776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74B"/>
    <w:multiLevelType w:val="hybridMultilevel"/>
    <w:tmpl w:val="258CD9C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2680952"/>
    <w:multiLevelType w:val="hybridMultilevel"/>
    <w:tmpl w:val="F0FA6AF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32D72A7"/>
    <w:multiLevelType w:val="hybridMultilevel"/>
    <w:tmpl w:val="5B4A9126"/>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 w15:restartNumberingAfterBreak="0">
    <w:nsid w:val="04450331"/>
    <w:multiLevelType w:val="hybridMultilevel"/>
    <w:tmpl w:val="37BA34AC"/>
    <w:lvl w:ilvl="0" w:tplc="1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47E17C2"/>
    <w:multiLevelType w:val="hybridMultilevel"/>
    <w:tmpl w:val="5CAE186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06DF4778"/>
    <w:multiLevelType w:val="hybridMultilevel"/>
    <w:tmpl w:val="F59CED02"/>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6" w15:restartNumberingAfterBreak="0">
    <w:nsid w:val="095542B2"/>
    <w:multiLevelType w:val="hybridMultilevel"/>
    <w:tmpl w:val="DD5A422A"/>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7" w15:restartNumberingAfterBreak="0">
    <w:nsid w:val="095B18CD"/>
    <w:multiLevelType w:val="multilevel"/>
    <w:tmpl w:val="4EBC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C3871"/>
    <w:multiLevelType w:val="hybridMultilevel"/>
    <w:tmpl w:val="FB0A64A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12642F00"/>
    <w:multiLevelType w:val="hybridMultilevel"/>
    <w:tmpl w:val="8668D90A"/>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0" w15:restartNumberingAfterBreak="0">
    <w:nsid w:val="12E3382F"/>
    <w:multiLevelType w:val="hybridMultilevel"/>
    <w:tmpl w:val="B344ED6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137E0021"/>
    <w:multiLevelType w:val="hybridMultilevel"/>
    <w:tmpl w:val="6238554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158B3820"/>
    <w:multiLevelType w:val="hybridMultilevel"/>
    <w:tmpl w:val="49BC02E2"/>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B6A6D97"/>
    <w:multiLevelType w:val="hybridMultilevel"/>
    <w:tmpl w:val="FAB8F34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1E3C206A"/>
    <w:multiLevelType w:val="hybridMultilevel"/>
    <w:tmpl w:val="79D4447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1FD42E56"/>
    <w:multiLevelType w:val="hybridMultilevel"/>
    <w:tmpl w:val="DFC069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1FF755B"/>
    <w:multiLevelType w:val="multilevel"/>
    <w:tmpl w:val="CD3C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64A13"/>
    <w:multiLevelType w:val="hybridMultilevel"/>
    <w:tmpl w:val="DD5E0A94"/>
    <w:lvl w:ilvl="0" w:tplc="1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23AB204B"/>
    <w:multiLevelType w:val="hybridMultilevel"/>
    <w:tmpl w:val="138A04C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26C811D4"/>
    <w:multiLevelType w:val="hybridMultilevel"/>
    <w:tmpl w:val="D7D25008"/>
    <w:lvl w:ilvl="0" w:tplc="1000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26C92434"/>
    <w:multiLevelType w:val="hybridMultilevel"/>
    <w:tmpl w:val="3A1A4D6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2B760BAC"/>
    <w:multiLevelType w:val="hybridMultilevel"/>
    <w:tmpl w:val="08109DA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2CA44309"/>
    <w:multiLevelType w:val="multilevel"/>
    <w:tmpl w:val="DCBC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4B07D7"/>
    <w:multiLevelType w:val="hybridMultilevel"/>
    <w:tmpl w:val="E760D4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32D420F1"/>
    <w:multiLevelType w:val="hybridMultilevel"/>
    <w:tmpl w:val="FF8074C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35803A39"/>
    <w:multiLevelType w:val="hybridMultilevel"/>
    <w:tmpl w:val="DA7EA2D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387D580F"/>
    <w:multiLevelType w:val="hybridMultilevel"/>
    <w:tmpl w:val="F834950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38CF1009"/>
    <w:multiLevelType w:val="hybridMultilevel"/>
    <w:tmpl w:val="DFC069EC"/>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3AC145B6"/>
    <w:multiLevelType w:val="hybridMultilevel"/>
    <w:tmpl w:val="1E8664D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40EF56DE"/>
    <w:multiLevelType w:val="hybridMultilevel"/>
    <w:tmpl w:val="AC94371E"/>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0" w15:restartNumberingAfterBreak="0">
    <w:nsid w:val="41400473"/>
    <w:multiLevelType w:val="hybridMultilevel"/>
    <w:tmpl w:val="DD6E72D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1" w15:restartNumberingAfterBreak="0">
    <w:nsid w:val="419A64E5"/>
    <w:multiLevelType w:val="hybridMultilevel"/>
    <w:tmpl w:val="D02CE09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42575825"/>
    <w:multiLevelType w:val="multilevel"/>
    <w:tmpl w:val="B122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7606A2"/>
    <w:multiLevelType w:val="hybridMultilevel"/>
    <w:tmpl w:val="33A8148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45EC31BF"/>
    <w:multiLevelType w:val="multilevel"/>
    <w:tmpl w:val="5EBA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6082F"/>
    <w:multiLevelType w:val="hybridMultilevel"/>
    <w:tmpl w:val="6632188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6" w15:restartNumberingAfterBreak="0">
    <w:nsid w:val="4A7B26EE"/>
    <w:multiLevelType w:val="hybridMultilevel"/>
    <w:tmpl w:val="7D18803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7" w15:restartNumberingAfterBreak="0">
    <w:nsid w:val="4D631B5C"/>
    <w:multiLevelType w:val="hybridMultilevel"/>
    <w:tmpl w:val="27A2D04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8" w15:restartNumberingAfterBreak="0">
    <w:nsid w:val="4D656D50"/>
    <w:multiLevelType w:val="hybridMultilevel"/>
    <w:tmpl w:val="E1ECD41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15:restartNumberingAfterBreak="0">
    <w:nsid w:val="4DED4C80"/>
    <w:multiLevelType w:val="hybridMultilevel"/>
    <w:tmpl w:val="271A5A0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0" w15:restartNumberingAfterBreak="0">
    <w:nsid w:val="4E543928"/>
    <w:multiLevelType w:val="hybridMultilevel"/>
    <w:tmpl w:val="DB12FAC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1" w15:restartNumberingAfterBreak="0">
    <w:nsid w:val="50D079FF"/>
    <w:multiLevelType w:val="multilevel"/>
    <w:tmpl w:val="F97C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D07FF9"/>
    <w:multiLevelType w:val="multilevel"/>
    <w:tmpl w:val="6B400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435C6"/>
    <w:multiLevelType w:val="hybridMultilevel"/>
    <w:tmpl w:val="43429D82"/>
    <w:lvl w:ilvl="0" w:tplc="1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4" w15:restartNumberingAfterBreak="0">
    <w:nsid w:val="57F34EBF"/>
    <w:multiLevelType w:val="hybridMultilevel"/>
    <w:tmpl w:val="711A665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5" w15:restartNumberingAfterBreak="0">
    <w:nsid w:val="58655203"/>
    <w:multiLevelType w:val="hybridMultilevel"/>
    <w:tmpl w:val="E18435F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6" w15:restartNumberingAfterBreak="0">
    <w:nsid w:val="5AE07E05"/>
    <w:multiLevelType w:val="hybridMultilevel"/>
    <w:tmpl w:val="C6B21F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7" w15:restartNumberingAfterBreak="0">
    <w:nsid w:val="5C2258B6"/>
    <w:multiLevelType w:val="hybridMultilevel"/>
    <w:tmpl w:val="04188B6A"/>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48" w15:restartNumberingAfterBreak="0">
    <w:nsid w:val="5C29658C"/>
    <w:multiLevelType w:val="hybridMultilevel"/>
    <w:tmpl w:val="F98E723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9" w15:restartNumberingAfterBreak="0">
    <w:nsid w:val="5CF20339"/>
    <w:multiLevelType w:val="multilevel"/>
    <w:tmpl w:val="88E6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09536C"/>
    <w:multiLevelType w:val="hybridMultilevel"/>
    <w:tmpl w:val="3E34BF8E"/>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1" w15:restartNumberingAfterBreak="0">
    <w:nsid w:val="628427B8"/>
    <w:multiLevelType w:val="hybridMultilevel"/>
    <w:tmpl w:val="134A66A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2" w15:restartNumberingAfterBreak="0">
    <w:nsid w:val="67283DE4"/>
    <w:multiLevelType w:val="hybridMultilevel"/>
    <w:tmpl w:val="0968582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3" w15:restartNumberingAfterBreak="0">
    <w:nsid w:val="68C21C3C"/>
    <w:multiLevelType w:val="multilevel"/>
    <w:tmpl w:val="D61466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5C1725"/>
    <w:multiLevelType w:val="hybridMultilevel"/>
    <w:tmpl w:val="1CF8C5D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5" w15:restartNumberingAfterBreak="0">
    <w:nsid w:val="6A701E64"/>
    <w:multiLevelType w:val="multilevel"/>
    <w:tmpl w:val="588C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7E3403"/>
    <w:multiLevelType w:val="multilevel"/>
    <w:tmpl w:val="224AC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2F06CA"/>
    <w:multiLevelType w:val="hybridMultilevel"/>
    <w:tmpl w:val="52249AD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8" w15:restartNumberingAfterBreak="0">
    <w:nsid w:val="6DC73633"/>
    <w:multiLevelType w:val="hybridMultilevel"/>
    <w:tmpl w:val="F12CCC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9" w15:restartNumberingAfterBreak="0">
    <w:nsid w:val="6EAF7197"/>
    <w:multiLevelType w:val="hybridMultilevel"/>
    <w:tmpl w:val="27A2D0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13E19B2"/>
    <w:multiLevelType w:val="hybridMultilevel"/>
    <w:tmpl w:val="E9FAAC48"/>
    <w:lvl w:ilvl="0" w:tplc="1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1" w15:restartNumberingAfterBreak="0">
    <w:nsid w:val="7252031E"/>
    <w:multiLevelType w:val="hybridMultilevel"/>
    <w:tmpl w:val="6A46733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2" w15:restartNumberingAfterBreak="0">
    <w:nsid w:val="72A14CD0"/>
    <w:multiLevelType w:val="hybridMultilevel"/>
    <w:tmpl w:val="3D00A32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3" w15:restartNumberingAfterBreak="0">
    <w:nsid w:val="732809C7"/>
    <w:multiLevelType w:val="hybridMultilevel"/>
    <w:tmpl w:val="8E42EFD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4" w15:restartNumberingAfterBreak="0">
    <w:nsid w:val="75B56004"/>
    <w:multiLevelType w:val="hybridMultilevel"/>
    <w:tmpl w:val="796EE688"/>
    <w:lvl w:ilvl="0" w:tplc="1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5" w15:restartNumberingAfterBreak="0">
    <w:nsid w:val="75FC1498"/>
    <w:multiLevelType w:val="hybridMultilevel"/>
    <w:tmpl w:val="5EFC758C"/>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66" w15:restartNumberingAfterBreak="0">
    <w:nsid w:val="77B352EB"/>
    <w:multiLevelType w:val="multilevel"/>
    <w:tmpl w:val="8EE0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E016E2"/>
    <w:multiLevelType w:val="hybridMultilevel"/>
    <w:tmpl w:val="1142901E"/>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8" w15:restartNumberingAfterBreak="0">
    <w:nsid w:val="7DC007BD"/>
    <w:multiLevelType w:val="hybridMultilevel"/>
    <w:tmpl w:val="31F8729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9" w15:restartNumberingAfterBreak="0">
    <w:nsid w:val="7F041DB0"/>
    <w:multiLevelType w:val="hybridMultilevel"/>
    <w:tmpl w:val="2224170A"/>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16cid:durableId="1862740340">
    <w:abstractNumId w:val="10"/>
  </w:num>
  <w:num w:numId="2" w16cid:durableId="626156825">
    <w:abstractNumId w:val="26"/>
  </w:num>
  <w:num w:numId="3" w16cid:durableId="1609462757">
    <w:abstractNumId w:val="47"/>
  </w:num>
  <w:num w:numId="4" w16cid:durableId="63454964">
    <w:abstractNumId w:val="33"/>
  </w:num>
  <w:num w:numId="5" w16cid:durableId="871847553">
    <w:abstractNumId w:val="45"/>
  </w:num>
  <w:num w:numId="6" w16cid:durableId="1244072568">
    <w:abstractNumId w:val="37"/>
  </w:num>
  <w:num w:numId="7" w16cid:durableId="1793934541">
    <w:abstractNumId w:val="29"/>
  </w:num>
  <w:num w:numId="8" w16cid:durableId="10568781">
    <w:abstractNumId w:val="2"/>
  </w:num>
  <w:num w:numId="9" w16cid:durableId="506411606">
    <w:abstractNumId w:val="30"/>
  </w:num>
  <w:num w:numId="10" w16cid:durableId="202450284">
    <w:abstractNumId w:val="44"/>
  </w:num>
  <w:num w:numId="11" w16cid:durableId="392699148">
    <w:abstractNumId w:val="3"/>
  </w:num>
  <w:num w:numId="12" w16cid:durableId="1791585487">
    <w:abstractNumId w:val="17"/>
  </w:num>
  <w:num w:numId="13" w16cid:durableId="72894304">
    <w:abstractNumId w:val="64"/>
  </w:num>
  <w:num w:numId="14" w16cid:durableId="1862622015">
    <w:abstractNumId w:val="43"/>
  </w:num>
  <w:num w:numId="15" w16cid:durableId="2136755920">
    <w:abstractNumId w:val="59"/>
  </w:num>
  <w:num w:numId="16" w16cid:durableId="934361117">
    <w:abstractNumId w:val="60"/>
  </w:num>
  <w:num w:numId="17" w16cid:durableId="210851480">
    <w:abstractNumId w:val="39"/>
  </w:num>
  <w:num w:numId="18" w16cid:durableId="1219438143">
    <w:abstractNumId w:val="54"/>
  </w:num>
  <w:num w:numId="19" w16cid:durableId="1930578062">
    <w:abstractNumId w:val="27"/>
  </w:num>
  <w:num w:numId="20" w16cid:durableId="773940020">
    <w:abstractNumId w:val="5"/>
  </w:num>
  <w:num w:numId="21" w16cid:durableId="95297851">
    <w:abstractNumId w:val="67"/>
  </w:num>
  <w:num w:numId="22" w16cid:durableId="1115638161">
    <w:abstractNumId w:val="1"/>
  </w:num>
  <w:num w:numId="23" w16cid:durableId="171653319">
    <w:abstractNumId w:val="52"/>
  </w:num>
  <w:num w:numId="24" w16cid:durableId="1901789739">
    <w:abstractNumId w:val="35"/>
  </w:num>
  <w:num w:numId="25" w16cid:durableId="727268404">
    <w:abstractNumId w:val="36"/>
  </w:num>
  <w:num w:numId="26" w16cid:durableId="77484466">
    <w:abstractNumId w:val="51"/>
  </w:num>
  <w:num w:numId="27" w16cid:durableId="1879775815">
    <w:abstractNumId w:val="28"/>
  </w:num>
  <w:num w:numId="28" w16cid:durableId="1679119306">
    <w:abstractNumId w:val="12"/>
  </w:num>
  <w:num w:numId="29" w16cid:durableId="1483228442">
    <w:abstractNumId w:val="23"/>
  </w:num>
  <w:num w:numId="30" w16cid:durableId="90393158">
    <w:abstractNumId w:val="14"/>
  </w:num>
  <w:num w:numId="31" w16cid:durableId="1158424757">
    <w:abstractNumId w:val="46"/>
  </w:num>
  <w:num w:numId="32" w16cid:durableId="1324435730">
    <w:abstractNumId w:val="8"/>
  </w:num>
  <w:num w:numId="33" w16cid:durableId="1597513956">
    <w:abstractNumId w:val="4"/>
  </w:num>
  <w:num w:numId="34" w16cid:durableId="236748021">
    <w:abstractNumId w:val="20"/>
  </w:num>
  <w:num w:numId="35" w16cid:durableId="1227105340">
    <w:abstractNumId w:val="38"/>
  </w:num>
  <w:num w:numId="36" w16cid:durableId="1082140740">
    <w:abstractNumId w:val="50"/>
  </w:num>
  <w:num w:numId="37" w16cid:durableId="890381589">
    <w:abstractNumId w:val="40"/>
  </w:num>
  <w:num w:numId="38" w16cid:durableId="633100733">
    <w:abstractNumId w:val="62"/>
  </w:num>
  <w:num w:numId="39" w16cid:durableId="876043588">
    <w:abstractNumId w:val="24"/>
  </w:num>
  <w:num w:numId="40" w16cid:durableId="1096554413">
    <w:abstractNumId w:val="63"/>
  </w:num>
  <w:num w:numId="41" w16cid:durableId="1693071069">
    <w:abstractNumId w:val="15"/>
  </w:num>
  <w:num w:numId="42" w16cid:durableId="724336225">
    <w:abstractNumId w:val="18"/>
  </w:num>
  <w:num w:numId="43" w16cid:durableId="847988401">
    <w:abstractNumId w:val="31"/>
  </w:num>
  <w:num w:numId="44" w16cid:durableId="1271202873">
    <w:abstractNumId w:val="13"/>
  </w:num>
  <w:num w:numId="45" w16cid:durableId="1550847494">
    <w:abstractNumId w:val="66"/>
  </w:num>
  <w:num w:numId="46" w16cid:durableId="2104059904">
    <w:abstractNumId w:val="16"/>
  </w:num>
  <w:num w:numId="47" w16cid:durableId="924994128">
    <w:abstractNumId w:val="21"/>
  </w:num>
  <w:num w:numId="48" w16cid:durableId="199051636">
    <w:abstractNumId w:val="25"/>
  </w:num>
  <w:num w:numId="49" w16cid:durableId="1669139195">
    <w:abstractNumId w:val="42"/>
  </w:num>
  <w:num w:numId="50" w16cid:durableId="1620068040">
    <w:abstractNumId w:val="53"/>
  </w:num>
  <w:num w:numId="51" w16cid:durableId="374355734">
    <w:abstractNumId w:val="68"/>
  </w:num>
  <w:num w:numId="52" w16cid:durableId="1634406809">
    <w:abstractNumId w:val="48"/>
  </w:num>
  <w:num w:numId="53" w16cid:durableId="803735004">
    <w:abstractNumId w:val="19"/>
  </w:num>
  <w:num w:numId="54" w16cid:durableId="624584799">
    <w:abstractNumId w:val="55"/>
  </w:num>
  <w:num w:numId="55" w16cid:durableId="844829999">
    <w:abstractNumId w:val="34"/>
  </w:num>
  <w:num w:numId="56" w16cid:durableId="1023215375">
    <w:abstractNumId w:val="56"/>
  </w:num>
  <w:num w:numId="57" w16cid:durableId="1080106024">
    <w:abstractNumId w:val="7"/>
  </w:num>
  <w:num w:numId="58" w16cid:durableId="1793591352">
    <w:abstractNumId w:val="41"/>
  </w:num>
  <w:num w:numId="59" w16cid:durableId="1225144890">
    <w:abstractNumId w:val="11"/>
  </w:num>
  <w:num w:numId="60" w16cid:durableId="706761853">
    <w:abstractNumId w:val="69"/>
  </w:num>
  <w:num w:numId="61" w16cid:durableId="495264646">
    <w:abstractNumId w:val="6"/>
  </w:num>
  <w:num w:numId="62" w16cid:durableId="83232050">
    <w:abstractNumId w:val="57"/>
  </w:num>
  <w:num w:numId="63" w16cid:durableId="794836538">
    <w:abstractNumId w:val="65"/>
  </w:num>
  <w:num w:numId="64" w16cid:durableId="2040012668">
    <w:abstractNumId w:val="9"/>
  </w:num>
  <w:num w:numId="65" w16cid:durableId="1135173038">
    <w:abstractNumId w:val="49"/>
  </w:num>
  <w:num w:numId="66" w16cid:durableId="1425762586">
    <w:abstractNumId w:val="22"/>
  </w:num>
  <w:num w:numId="67" w16cid:durableId="1111557060">
    <w:abstractNumId w:val="32"/>
  </w:num>
  <w:num w:numId="68" w16cid:durableId="381708998">
    <w:abstractNumId w:val="0"/>
  </w:num>
  <w:num w:numId="69" w16cid:durableId="807940595">
    <w:abstractNumId w:val="61"/>
  </w:num>
  <w:num w:numId="70" w16cid:durableId="1113398356">
    <w:abstractNumId w:val="58"/>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med Shamsheer">
    <w15:presenceInfo w15:providerId="AD" w15:userId="S::ashamsheer@insightanalytics.us::04278d88-83ce-4e8c-8efc-a4c90a7cdf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3NTU2tbQwNDM2NzdT0lEKTi0uzszPAykwqgUAG/xBliwAAAA="/>
  </w:docVars>
  <w:rsids>
    <w:rsidRoot w:val="009935A2"/>
    <w:rsid w:val="00020F48"/>
    <w:rsid w:val="000654BB"/>
    <w:rsid w:val="000678B5"/>
    <w:rsid w:val="000A6FD9"/>
    <w:rsid w:val="000D0CE4"/>
    <w:rsid w:val="000E6B8D"/>
    <w:rsid w:val="0012647C"/>
    <w:rsid w:val="001316FA"/>
    <w:rsid w:val="001418F7"/>
    <w:rsid w:val="00167331"/>
    <w:rsid w:val="00181F53"/>
    <w:rsid w:val="001C3E32"/>
    <w:rsid w:val="002017DF"/>
    <w:rsid w:val="0026246B"/>
    <w:rsid w:val="00297CC6"/>
    <w:rsid w:val="002D0898"/>
    <w:rsid w:val="002D0CE6"/>
    <w:rsid w:val="002E7C3E"/>
    <w:rsid w:val="00301CFE"/>
    <w:rsid w:val="00304B63"/>
    <w:rsid w:val="00340EC3"/>
    <w:rsid w:val="00346807"/>
    <w:rsid w:val="00362FC5"/>
    <w:rsid w:val="00390BEE"/>
    <w:rsid w:val="00393B90"/>
    <w:rsid w:val="00397025"/>
    <w:rsid w:val="003A0647"/>
    <w:rsid w:val="003C2231"/>
    <w:rsid w:val="003D6864"/>
    <w:rsid w:val="003F6D59"/>
    <w:rsid w:val="003F6EFD"/>
    <w:rsid w:val="0040558C"/>
    <w:rsid w:val="004204B3"/>
    <w:rsid w:val="00421C02"/>
    <w:rsid w:val="004350F1"/>
    <w:rsid w:val="0044010D"/>
    <w:rsid w:val="00466970"/>
    <w:rsid w:val="004E5174"/>
    <w:rsid w:val="004F576B"/>
    <w:rsid w:val="005015B1"/>
    <w:rsid w:val="00521B2A"/>
    <w:rsid w:val="00544F64"/>
    <w:rsid w:val="00567574"/>
    <w:rsid w:val="00573827"/>
    <w:rsid w:val="005921AF"/>
    <w:rsid w:val="005B2D01"/>
    <w:rsid w:val="005F47BC"/>
    <w:rsid w:val="005F756C"/>
    <w:rsid w:val="00623BA0"/>
    <w:rsid w:val="00642E91"/>
    <w:rsid w:val="00647F51"/>
    <w:rsid w:val="00651E13"/>
    <w:rsid w:val="006836AC"/>
    <w:rsid w:val="00730B35"/>
    <w:rsid w:val="00756D65"/>
    <w:rsid w:val="00776A80"/>
    <w:rsid w:val="00780134"/>
    <w:rsid w:val="007849B5"/>
    <w:rsid w:val="00785CFC"/>
    <w:rsid w:val="00785FF2"/>
    <w:rsid w:val="00797BC8"/>
    <w:rsid w:val="007A0945"/>
    <w:rsid w:val="007C5B83"/>
    <w:rsid w:val="007C6776"/>
    <w:rsid w:val="007E665D"/>
    <w:rsid w:val="007F4002"/>
    <w:rsid w:val="0081607C"/>
    <w:rsid w:val="00846676"/>
    <w:rsid w:val="00874D4C"/>
    <w:rsid w:val="00890F38"/>
    <w:rsid w:val="008A6E6C"/>
    <w:rsid w:val="008B0258"/>
    <w:rsid w:val="008B11BB"/>
    <w:rsid w:val="0090262F"/>
    <w:rsid w:val="009143D1"/>
    <w:rsid w:val="00921A50"/>
    <w:rsid w:val="00937537"/>
    <w:rsid w:val="00953D71"/>
    <w:rsid w:val="00967338"/>
    <w:rsid w:val="0097747F"/>
    <w:rsid w:val="009829BB"/>
    <w:rsid w:val="00983501"/>
    <w:rsid w:val="009935A2"/>
    <w:rsid w:val="009937CB"/>
    <w:rsid w:val="009B41FD"/>
    <w:rsid w:val="009E4A0F"/>
    <w:rsid w:val="009E4E22"/>
    <w:rsid w:val="009F1B64"/>
    <w:rsid w:val="009F3E03"/>
    <w:rsid w:val="00A00E55"/>
    <w:rsid w:val="00AA486F"/>
    <w:rsid w:val="00B02475"/>
    <w:rsid w:val="00B0466A"/>
    <w:rsid w:val="00B1195B"/>
    <w:rsid w:val="00B25158"/>
    <w:rsid w:val="00B45AD6"/>
    <w:rsid w:val="00B51306"/>
    <w:rsid w:val="00B765FB"/>
    <w:rsid w:val="00B92D8C"/>
    <w:rsid w:val="00BA066D"/>
    <w:rsid w:val="00BF47B5"/>
    <w:rsid w:val="00C04ED6"/>
    <w:rsid w:val="00C12580"/>
    <w:rsid w:val="00C12C8A"/>
    <w:rsid w:val="00C26422"/>
    <w:rsid w:val="00C54118"/>
    <w:rsid w:val="00C71280"/>
    <w:rsid w:val="00C86CFE"/>
    <w:rsid w:val="00C97CEC"/>
    <w:rsid w:val="00CA53B8"/>
    <w:rsid w:val="00CB665F"/>
    <w:rsid w:val="00CC2D00"/>
    <w:rsid w:val="00CD78C8"/>
    <w:rsid w:val="00CD7A7B"/>
    <w:rsid w:val="00CE036F"/>
    <w:rsid w:val="00D06DF0"/>
    <w:rsid w:val="00D336F5"/>
    <w:rsid w:val="00D53370"/>
    <w:rsid w:val="00D7112C"/>
    <w:rsid w:val="00D8629C"/>
    <w:rsid w:val="00DC5A7F"/>
    <w:rsid w:val="00DD5F3A"/>
    <w:rsid w:val="00DF2BA1"/>
    <w:rsid w:val="00DF6B49"/>
    <w:rsid w:val="00E21225"/>
    <w:rsid w:val="00E436B9"/>
    <w:rsid w:val="00E47537"/>
    <w:rsid w:val="00ED4437"/>
    <w:rsid w:val="00EF787D"/>
    <w:rsid w:val="00EF7FAA"/>
    <w:rsid w:val="00F076C8"/>
    <w:rsid w:val="00F12B04"/>
    <w:rsid w:val="00F63965"/>
    <w:rsid w:val="00F77655"/>
    <w:rsid w:val="00F83974"/>
    <w:rsid w:val="00FA23A2"/>
    <w:rsid w:val="00FC6ACA"/>
    <w:rsid w:val="00FD3F99"/>
    <w:rsid w:val="19990129"/>
    <w:rsid w:val="60ED76E5"/>
    <w:rsid w:val="7D5FD3E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BF758"/>
  <w15:chartTrackingRefBased/>
  <w15:docId w15:val="{B513490A-5B97-498B-82A2-2CEA3A7A4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5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35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35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5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5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5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35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35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5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5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5A2"/>
    <w:rPr>
      <w:rFonts w:eastAsiaTheme="majorEastAsia" w:cstheme="majorBidi"/>
      <w:color w:val="272727" w:themeColor="text1" w:themeTint="D8"/>
    </w:rPr>
  </w:style>
  <w:style w:type="paragraph" w:styleId="Title">
    <w:name w:val="Title"/>
    <w:basedOn w:val="Normal"/>
    <w:next w:val="Normal"/>
    <w:link w:val="TitleChar"/>
    <w:uiPriority w:val="10"/>
    <w:qFormat/>
    <w:rsid w:val="00993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5A2"/>
    <w:pPr>
      <w:spacing w:before="160"/>
      <w:jc w:val="center"/>
    </w:pPr>
    <w:rPr>
      <w:i/>
      <w:iCs/>
      <w:color w:val="404040" w:themeColor="text1" w:themeTint="BF"/>
    </w:rPr>
  </w:style>
  <w:style w:type="character" w:customStyle="1" w:styleId="QuoteChar">
    <w:name w:val="Quote Char"/>
    <w:basedOn w:val="DefaultParagraphFont"/>
    <w:link w:val="Quote"/>
    <w:uiPriority w:val="29"/>
    <w:rsid w:val="009935A2"/>
    <w:rPr>
      <w:i/>
      <w:iCs/>
      <w:color w:val="404040" w:themeColor="text1" w:themeTint="BF"/>
    </w:rPr>
  </w:style>
  <w:style w:type="paragraph" w:styleId="ListParagraph">
    <w:name w:val="List Paragraph"/>
    <w:basedOn w:val="Normal"/>
    <w:uiPriority w:val="34"/>
    <w:qFormat/>
    <w:rsid w:val="009935A2"/>
    <w:pPr>
      <w:ind w:left="720"/>
      <w:contextualSpacing/>
    </w:pPr>
  </w:style>
  <w:style w:type="character" w:styleId="IntenseEmphasis">
    <w:name w:val="Intense Emphasis"/>
    <w:basedOn w:val="DefaultParagraphFont"/>
    <w:uiPriority w:val="21"/>
    <w:qFormat/>
    <w:rsid w:val="009935A2"/>
    <w:rPr>
      <w:i/>
      <w:iCs/>
      <w:color w:val="2F5496" w:themeColor="accent1" w:themeShade="BF"/>
    </w:rPr>
  </w:style>
  <w:style w:type="paragraph" w:styleId="IntenseQuote">
    <w:name w:val="Intense Quote"/>
    <w:basedOn w:val="Normal"/>
    <w:next w:val="Normal"/>
    <w:link w:val="IntenseQuoteChar"/>
    <w:uiPriority w:val="30"/>
    <w:qFormat/>
    <w:rsid w:val="009935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5A2"/>
    <w:rPr>
      <w:i/>
      <w:iCs/>
      <w:color w:val="2F5496" w:themeColor="accent1" w:themeShade="BF"/>
    </w:rPr>
  </w:style>
  <w:style w:type="character" w:styleId="IntenseReference">
    <w:name w:val="Intense Reference"/>
    <w:basedOn w:val="DefaultParagraphFont"/>
    <w:uiPriority w:val="32"/>
    <w:qFormat/>
    <w:rsid w:val="009935A2"/>
    <w:rPr>
      <w:b/>
      <w:bCs/>
      <w:smallCaps/>
      <w:color w:val="2F5496" w:themeColor="accent1" w:themeShade="BF"/>
      <w:spacing w:val="5"/>
    </w:rPr>
  </w:style>
  <w:style w:type="character" w:styleId="Strong">
    <w:name w:val="Strong"/>
    <w:basedOn w:val="DefaultParagraphFont"/>
    <w:uiPriority w:val="22"/>
    <w:qFormat/>
    <w:rsid w:val="00BA066D"/>
    <w:rPr>
      <w:b/>
      <w:bCs/>
    </w:rPr>
  </w:style>
  <w:style w:type="paragraph" w:styleId="NormalWeb">
    <w:name w:val="Normal (Web)"/>
    <w:basedOn w:val="Normal"/>
    <w:uiPriority w:val="99"/>
    <w:semiHidden/>
    <w:unhideWhenUsed/>
    <w:rsid w:val="00BA06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A066D"/>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BA066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A066D"/>
    <w:pPr>
      <w:spacing w:after="100"/>
    </w:pPr>
  </w:style>
  <w:style w:type="character" w:styleId="Hyperlink">
    <w:name w:val="Hyperlink"/>
    <w:basedOn w:val="DefaultParagraphFont"/>
    <w:uiPriority w:val="99"/>
    <w:unhideWhenUsed/>
    <w:rsid w:val="00BA066D"/>
    <w:rPr>
      <w:color w:val="0563C1" w:themeColor="hyperlink"/>
      <w:u w:val="single"/>
    </w:rPr>
  </w:style>
  <w:style w:type="character" w:styleId="Emphasis">
    <w:name w:val="Emphasis"/>
    <w:basedOn w:val="DefaultParagraphFont"/>
    <w:uiPriority w:val="20"/>
    <w:qFormat/>
    <w:rsid w:val="00730B35"/>
    <w:rPr>
      <w:i/>
      <w:iCs/>
    </w:rPr>
  </w:style>
  <w:style w:type="paragraph" w:styleId="TOC3">
    <w:name w:val="toc 3"/>
    <w:basedOn w:val="Normal"/>
    <w:next w:val="Normal"/>
    <w:autoRedefine/>
    <w:uiPriority w:val="39"/>
    <w:unhideWhenUsed/>
    <w:rsid w:val="00730B35"/>
    <w:pPr>
      <w:spacing w:after="100"/>
      <w:ind w:left="480"/>
    </w:pPr>
  </w:style>
  <w:style w:type="paragraph" w:styleId="TOC2">
    <w:name w:val="toc 2"/>
    <w:basedOn w:val="Normal"/>
    <w:next w:val="Normal"/>
    <w:autoRedefine/>
    <w:uiPriority w:val="39"/>
    <w:unhideWhenUsed/>
    <w:rsid w:val="00780134"/>
    <w:pPr>
      <w:spacing w:after="100" w:line="259" w:lineRule="auto"/>
      <w:ind w:left="220"/>
    </w:pPr>
    <w:rPr>
      <w:rFonts w:eastAsiaTheme="minorEastAsia" w:cs="Times New Roman"/>
      <w:kern w:val="0"/>
      <w:sz w:val="22"/>
      <w:szCs w:val="22"/>
      <w14:ligatures w14:val="none"/>
    </w:rPr>
  </w:style>
  <w:style w:type="table" w:styleId="GridTable1Light">
    <w:name w:val="Grid Table 1 Light"/>
    <w:basedOn w:val="TableNormal"/>
    <w:uiPriority w:val="46"/>
    <w:rsid w:val="00C04E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FA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A23A2"/>
    <w:rPr>
      <w:rFonts w:ascii="Courier New" w:eastAsia="Times New Roman" w:hAnsi="Courier New" w:cs="Courier New"/>
      <w:kern w:val="0"/>
      <w:sz w:val="20"/>
      <w:szCs w:val="20"/>
      <w14:ligatures w14:val="none"/>
    </w:rPr>
  </w:style>
  <w:style w:type="paragraph" w:styleId="Revision">
    <w:name w:val="Revision"/>
    <w:hidden/>
    <w:uiPriority w:val="99"/>
    <w:semiHidden/>
    <w:rsid w:val="00B92D8C"/>
    <w:pPr>
      <w:spacing w:after="0" w:line="240" w:lineRule="auto"/>
    </w:pPr>
  </w:style>
  <w:style w:type="paragraph" w:styleId="Header">
    <w:name w:val="header"/>
    <w:basedOn w:val="Normal"/>
    <w:link w:val="HeaderChar"/>
    <w:uiPriority w:val="99"/>
    <w:unhideWhenUsed/>
    <w:rsid w:val="00F776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7655"/>
  </w:style>
  <w:style w:type="paragraph" w:styleId="Footer">
    <w:name w:val="footer"/>
    <w:basedOn w:val="Normal"/>
    <w:link w:val="FooterChar"/>
    <w:uiPriority w:val="99"/>
    <w:unhideWhenUsed/>
    <w:rsid w:val="00F776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7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6014c91-e3da-4d97-80b5-979c9003598a">
      <Terms xmlns="http://schemas.microsoft.com/office/infopath/2007/PartnerControls"/>
    </lcf76f155ced4ddcb4097134ff3c332f>
    <TaxCatchAll xmlns="d510d6cf-cc47-4c16-86c0-12f3fa330dd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1F505A01434E24CB65FDF5EF5D73E87" ma:contentTypeVersion="15" ma:contentTypeDescription="Create a new document." ma:contentTypeScope="" ma:versionID="ca2a024afb26954239462847b224bc82">
  <xsd:schema xmlns:xsd="http://www.w3.org/2001/XMLSchema" xmlns:xs="http://www.w3.org/2001/XMLSchema" xmlns:p="http://schemas.microsoft.com/office/2006/metadata/properties" xmlns:ns2="a6014c91-e3da-4d97-80b5-979c9003598a" xmlns:ns3="d510d6cf-cc47-4c16-86c0-12f3fa330dd9" targetNamespace="http://schemas.microsoft.com/office/2006/metadata/properties" ma:root="true" ma:fieldsID="c8028520063b23c277eb1b9ce891516e" ns2:_="" ns3:_="">
    <xsd:import namespace="a6014c91-e3da-4d97-80b5-979c9003598a"/>
    <xsd:import namespace="d510d6cf-cc47-4c16-86c0-12f3fa330d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14c91-e3da-4d97-80b5-979c900359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b7203f4-d3fa-4e53-a262-f70937c7aa0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10d6cf-cc47-4c16-86c0-12f3fa330dd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52ff615-4743-40b6-8ca9-7faad138beff}" ma:internalName="TaxCatchAll" ma:showField="CatchAllData" ma:web="d510d6cf-cc47-4c16-86c0-12f3fa330d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63051E-CECD-4DAE-9E50-3DC5E819B315}">
  <ds:schemaRefs>
    <ds:schemaRef ds:uri="http://schemas.openxmlformats.org/officeDocument/2006/bibliography"/>
  </ds:schemaRefs>
</ds:datastoreItem>
</file>

<file path=customXml/itemProps2.xml><?xml version="1.0" encoding="utf-8"?>
<ds:datastoreItem xmlns:ds="http://schemas.openxmlformats.org/officeDocument/2006/customXml" ds:itemID="{31898A00-816D-40D9-BEC9-4BCC98B1BE6C}">
  <ds:schemaRefs>
    <ds:schemaRef ds:uri="http://schemas.microsoft.com/office/2006/metadata/properties"/>
    <ds:schemaRef ds:uri="http://schemas.microsoft.com/office/infopath/2007/PartnerControls"/>
    <ds:schemaRef ds:uri="a6014c91-e3da-4d97-80b5-979c9003598a"/>
    <ds:schemaRef ds:uri="d510d6cf-cc47-4c16-86c0-12f3fa330dd9"/>
  </ds:schemaRefs>
</ds:datastoreItem>
</file>

<file path=customXml/itemProps3.xml><?xml version="1.0" encoding="utf-8"?>
<ds:datastoreItem xmlns:ds="http://schemas.openxmlformats.org/officeDocument/2006/customXml" ds:itemID="{FE0E6DCD-6075-416C-8839-39F62675045B}">
  <ds:schemaRefs>
    <ds:schemaRef ds:uri="http://schemas.microsoft.com/sharepoint/v3/contenttype/forms"/>
  </ds:schemaRefs>
</ds:datastoreItem>
</file>

<file path=customXml/itemProps4.xml><?xml version="1.0" encoding="utf-8"?>
<ds:datastoreItem xmlns:ds="http://schemas.openxmlformats.org/officeDocument/2006/customXml" ds:itemID="{CDCFDE77-EC55-4DB4-9F08-4CB7A83BA6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14c91-e3da-4d97-80b5-979c9003598a"/>
    <ds:schemaRef ds:uri="d510d6cf-cc47-4c16-86c0-12f3fa330d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8492</Words>
  <Characters>48409</Characters>
  <Application>Microsoft Office Word</Application>
  <DocSecurity>0</DocSecurity>
  <Lines>403</Lines>
  <Paragraphs>113</Paragraphs>
  <ScaleCrop>false</ScaleCrop>
  <Company/>
  <LinksUpToDate>false</LinksUpToDate>
  <CharactersWithSpaces>56788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Shamsheer</dc:creator>
  <cp:keywords/>
  <dc:description/>
  <cp:lastModifiedBy>Fatima</cp:lastModifiedBy>
  <cp:revision>2</cp:revision>
  <dcterms:created xsi:type="dcterms:W3CDTF">2026-04-07T19:46:00Z</dcterms:created>
  <dcterms:modified xsi:type="dcterms:W3CDTF">2026-04-07T19:46:00Z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0x01010041F505A01434E24CB65FDF5EF5D73E87</vt:lpwstr>
  </property>
</Properties>
</file>